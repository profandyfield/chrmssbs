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29304D" w14:textId="77777777" w:rsidR="002F3927" w:rsidRDefault="00525CCF">
      <w:pPr>
        <w:pStyle w:val="FirstParagraph"/>
      </w:pPr>
      <w:r>
        <w:t xml:space="preserve"> </w:t>
      </w:r>
    </w:p>
    <w:p w14:paraId="4B2ECD38" w14:textId="77777777" w:rsidR="002F3927" w:rsidRDefault="00525CCF">
      <w:pPr>
        <w:pStyle w:val="BodyText"/>
      </w:pPr>
      <w:r>
        <w:t xml:space="preserve"> </w:t>
      </w:r>
    </w:p>
    <w:p w14:paraId="5D83AF9D" w14:textId="77777777" w:rsidR="002F3927" w:rsidRDefault="00525CCF">
      <w:pPr>
        <w:pStyle w:val="Heading1"/>
      </w:pPr>
      <w:bookmarkStart w:id="0" w:name="title"/>
      <w:r>
        <w:t>R</w:t>
      </w:r>
    </w:p>
    <w:p w14:paraId="1FF504CF" w14:textId="77777777" w:rsidR="002F3927" w:rsidRDefault="00525CCF">
      <w:pPr>
        <w:pStyle w:val="Author"/>
      </w:pPr>
      <w:r>
        <w:t xml:space="preserve"> </w:t>
      </w:r>
    </w:p>
    <w:p w14:paraId="15C64CD2" w14:textId="77777777" w:rsidR="002F3927" w:rsidRDefault="00525CCF">
      <w:pPr>
        <w:pStyle w:val="Author"/>
      </w:pPr>
      <w:r>
        <w:t>Andy P. Field</w:t>
      </w:r>
      <w:r>
        <w:rPr>
          <w:vertAlign w:val="superscript"/>
        </w:rPr>
        <w:t>1</w:t>
      </w:r>
      <w:r>
        <w:t xml:space="preserve"> and Teresa B. Gibson</w:t>
      </w:r>
      <w:r>
        <w:rPr>
          <w:vertAlign w:val="superscript"/>
        </w:rPr>
        <w:t>2</w:t>
      </w:r>
    </w:p>
    <w:p w14:paraId="737DE309" w14:textId="77777777" w:rsidR="002F3927" w:rsidRDefault="00525CCF">
      <w:pPr>
        <w:pStyle w:val="Author"/>
      </w:pPr>
      <w:r>
        <w:rPr>
          <w:vertAlign w:val="superscript"/>
        </w:rPr>
        <w:t>1</w:t>
      </w:r>
      <w:r>
        <w:t>School of Psychology, University of Sussex</w:t>
      </w:r>
    </w:p>
    <w:p w14:paraId="3F7BCCCD" w14:textId="77777777" w:rsidR="002F3927" w:rsidRDefault="00525CCF">
      <w:pPr>
        <w:pStyle w:val="Author"/>
      </w:pPr>
      <w:r>
        <w:rPr>
          <w:vertAlign w:val="superscript"/>
        </w:rPr>
        <w:t>2</w:t>
      </w:r>
      <w:r>
        <w:t>School of Mathematics and Statistics, Rochester Institute of Technology</w:t>
      </w:r>
    </w:p>
    <w:p w14:paraId="0B6CAA1F" w14:textId="77777777" w:rsidR="002F3927" w:rsidRDefault="00525CCF">
      <w:pPr>
        <w:pStyle w:val="BodyText"/>
      </w:pPr>
      <w:r>
        <w:t xml:space="preserve"> </w:t>
      </w:r>
    </w:p>
    <w:p w14:paraId="62C70BFA" w14:textId="77777777" w:rsidR="002F3927" w:rsidRDefault="00525CCF">
      <w:pPr>
        <w:pStyle w:val="BodyText"/>
      </w:pPr>
      <w:r>
        <w:t xml:space="preserve"> </w:t>
      </w:r>
    </w:p>
    <w:p w14:paraId="09234FD0" w14:textId="77777777" w:rsidR="002F3927" w:rsidRDefault="00525CCF">
      <w:pPr>
        <w:pStyle w:val="Heading1"/>
      </w:pPr>
      <w:bookmarkStart w:id="1" w:name="author-note"/>
      <w:bookmarkEnd w:id="0"/>
      <w:r>
        <w:t>Author Note</w:t>
      </w:r>
    </w:p>
    <w:p w14:paraId="2AB997CF" w14:textId="77777777" w:rsidR="002F3927" w:rsidRDefault="00525CCF">
      <w:pPr>
        <w:pStyle w:val="FirstParagraph"/>
      </w:pPr>
      <w:r>
        <w:t xml:space="preserve">Andy P. Field </w:t>
      </w:r>
      <w:r>
        <w:rPr>
          <w:noProof/>
        </w:rPr>
        <w:drawing>
          <wp:inline distT="0" distB="0" distL="0" distR="0" wp14:anchorId="29752352" wp14:editId="0DD8C354">
            <wp:extent cx="152279" cy="152279"/>
            <wp:effectExtent l="0" t="0" r="0" b="0"/>
            <wp:docPr id="22"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3" name="Picture" descr="_extensions/wjschne/apaquarto/ORCID-iD_icon-vector.svg"/>
                    <pic:cNvPicPr>
                      <a:picLocks noChangeAspect="1" noChangeArrowheads="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xmlns:w10="urn:schemas-microsoft-com:office:word" xmlns:v="urn:schemas-microsoft-com:vml" xmlns:o="urn:schemas-microsoft-com:office:office" xmlns:w="http://schemas.openxmlformats.org/wordprocessingml/2006/main" xmlns=""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r>
        <w:t xml:space="preserve"> http://orcid.org/0000-0003-3306-4695</w:t>
      </w:r>
    </w:p>
    <w:p w14:paraId="2D01B159" w14:textId="77777777" w:rsidR="002F3927" w:rsidRDefault="00525CCF">
      <w:pPr>
        <w:pStyle w:val="BodyText"/>
      </w:pPr>
      <w:r>
        <w:t xml:space="preserve">Teresa B. Gibson </w:t>
      </w:r>
      <w:bookmarkStart w:id="2" w:name="orchid"/>
      <w:r>
        <w:rPr>
          <w:noProof/>
        </w:rPr>
        <w:drawing>
          <wp:inline distT="0" distB="0" distL="0" distR="0" wp14:anchorId="4FCA2C61" wp14:editId="1A156E4A">
            <wp:extent cx="152279" cy="152279"/>
            <wp:effectExtent l="0" t="0" r="0" b="0"/>
            <wp:docPr id="25"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6" name="Picture" descr="_extensions/wjschne/apaquarto/ORCID-iD_icon-vector.svg"/>
                    <pic:cNvPicPr>
                      <a:picLocks noChangeAspect="1" noChangeArrowheads="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xmlns:w10="urn:schemas-microsoft-com:office:word" xmlns:v="urn:schemas-microsoft-com:vml" xmlns:o="urn:schemas-microsoft-com:office:office" xmlns:w="http://schemas.openxmlformats.org/wordprocessingml/2006/main" xmlns=""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
      <w:r>
        <w:t xml:space="preserve"> http://orcid.org/0000-0002-5853-7447</w:t>
      </w:r>
    </w:p>
    <w:p w14:paraId="34FD724F" w14:textId="77777777" w:rsidR="002F3927" w:rsidRDefault="00525CCF">
      <w:pPr>
        <w:pStyle w:val="BodyText"/>
      </w:pPr>
      <w:r>
        <w:t>Correspondence concerning this article should be addressed to Andy P. Field, School of Psychology, University of Sussex, Falmer, Brighton, East Sussex BN1 9QH, Email: andy.field@sussex</w:t>
      </w:r>
    </w:p>
    <w:p w14:paraId="7A170568" w14:textId="77777777" w:rsidR="002F3927" w:rsidRDefault="00525CCF">
      <w:r>
        <w:br w:type="page"/>
      </w:r>
    </w:p>
    <w:p w14:paraId="60375646" w14:textId="77777777" w:rsidR="002F3927" w:rsidRDefault="00525CCF">
      <w:pPr>
        <w:pStyle w:val="Heading1"/>
      </w:pPr>
      <w:bookmarkStart w:id="3" w:name="abstract"/>
      <w:bookmarkEnd w:id="1"/>
      <w:r>
        <w:lastRenderedPageBreak/>
        <w:t>Abstract</w:t>
      </w:r>
    </w:p>
    <w:p w14:paraId="45F5A00F" w14:textId="77777777" w:rsidR="002F3927" w:rsidRDefault="00525CCF">
      <w:pPr>
        <w:pStyle w:val="AbstractFirstParagraph"/>
      </w:pPr>
      <w:r>
        <w:t xml:space="preserve">This chapter gives a brief overview of R, an open source software environment for statistical computing. We begin by explaining the benfits of using R alongside the RStudio IDE and a document production application called </w:t>
      </w:r>
      <w:del w:id="4" w:author="Teresa Gibson" w:date="2025-01-30T15:23:00Z">
        <w:r w:rsidDel="00525CCF">
          <w:delText>quarto</w:delText>
        </w:r>
      </w:del>
      <w:ins w:id="5" w:author="Teresa Gibson" w:date="2025-01-30T15:23:00Z">
        <w:r>
          <w:t>Quarto</w:t>
        </w:r>
      </w:ins>
      <w:r>
        <w:t xml:space="preserve">. We provide recommendations about workflow best practice and introduce core concepts within the R eco-system. We then move </w:t>
      </w:r>
      <w:del w:id="6" w:author="Teresa Gibson" w:date="2025-01-30T15:23:00Z">
        <w:r w:rsidDel="00525CCF">
          <w:delText xml:space="preserve">on </w:delText>
        </w:r>
      </w:del>
      <w:r>
        <w:t>to an overview of coding by exploring the key concepts relevant to R. Next, we briefly explore how to import data into R. The final section of the chapter brings the fundamental ideas discussed to life by reproducing some reported analyses from a study conducted by Perchtold et al. (</w:t>
      </w:r>
      <w:hyperlink w:anchor="ref-perchtold2019">
        <w:r>
          <w:rPr>
            <w:rStyle w:val="Hyperlink"/>
          </w:rPr>
          <w:t>2019</w:t>
        </w:r>
      </w:hyperlink>
      <w:r>
        <w:t>). Specifically, we walk through how to produce a table of correlation coefficients and fit a linear model (regression).</w:t>
      </w:r>
    </w:p>
    <w:p w14:paraId="7B0A371D" w14:textId="77777777" w:rsidR="002F3927" w:rsidRDefault="00525CCF">
      <w:pPr>
        <w:pStyle w:val="BodyText"/>
      </w:pPr>
      <w:r>
        <w:rPr>
          <w:i/>
          <w:iCs/>
        </w:rPr>
        <w:t>Keywords</w:t>
      </w:r>
      <w:r>
        <w:t xml:space="preserve">: R, </w:t>
      </w:r>
      <w:del w:id="7" w:author="Teresa Gibson" w:date="2025-01-30T15:23:00Z">
        <w:r w:rsidDel="00525CCF">
          <w:delText>keyword2</w:delText>
        </w:r>
      </w:del>
      <w:ins w:id="8" w:author="Teresa Gibson" w:date="2025-01-30T15:23:00Z">
        <w:r>
          <w:t>Quarto, statistical programming, statistical analysis</w:t>
        </w:r>
      </w:ins>
    </w:p>
    <w:p w14:paraId="51F1414E" w14:textId="77777777" w:rsidR="002F3927" w:rsidRDefault="00525CCF">
      <w:r>
        <w:br w:type="page"/>
      </w:r>
    </w:p>
    <w:p w14:paraId="2F632B39" w14:textId="77777777" w:rsidR="002F3927" w:rsidRDefault="00525CCF">
      <w:pPr>
        <w:pStyle w:val="Heading1"/>
      </w:pPr>
      <w:bookmarkStart w:id="9" w:name="firstheader"/>
      <w:bookmarkEnd w:id="3"/>
      <w:r>
        <w:lastRenderedPageBreak/>
        <w:t>R</w:t>
      </w:r>
    </w:p>
    <w:p w14:paraId="0A7DF40A" w14:textId="77777777" w:rsidR="002F3927" w:rsidRDefault="00525CCF">
      <w:pPr>
        <w:pStyle w:val="FirstParagraph"/>
      </w:pPr>
      <w:r>
        <w:t>R (</w:t>
      </w:r>
      <w:hyperlink w:anchor="ref-rcoreteam2024">
        <w:r>
          <w:rPr>
            <w:rStyle w:val="Hyperlink"/>
          </w:rPr>
          <w:t>R Core Team, 2024</w:t>
        </w:r>
      </w:hyperlink>
      <w:r>
        <w:t xml:space="preserve">) is a powerful open source software environment for statistical computing and graphics released in 2000 (after 8 years of development). Much of this strength comes from the fact that the core application (so called ‘base R’) can be extended by installing and loading ‘packages’ developed by individuals and organisations. Most packages are stored on a central repository managed by the R core development team known as CRAN (Comprehensive R Archive Network), but many authors develop their packages using GitHub making it possible to install </w:t>
      </w:r>
      <w:del w:id="10" w:author="Teresa Gibson" w:date="2025-01-30T15:24:00Z">
        <w:r w:rsidDel="00525CCF">
          <w:delText xml:space="preserve">many </w:delText>
        </w:r>
      </w:del>
      <w:r>
        <w:t>packages directly from the GitHub website. At the time of writing there are 21,939 packages on CRAN, which demonstrates the vastness of the ecosystem. Whatever you want to do with your data, the chances are someone has written a package that enables you to do it.</w:t>
      </w:r>
    </w:p>
    <w:p w14:paraId="1D07DE4E" w14:textId="77777777" w:rsidR="002F3927" w:rsidRDefault="00525CCF">
      <w:pPr>
        <w:pStyle w:val="BodyText"/>
      </w:pPr>
      <w:r>
        <w:t xml:space="preserve">Unlike many popular applications for data processing, visualisation and statistical analysis (e.g., IBM SPSS Statistics, JASP, Jamovi, Minitab), which rely on a point-and-click graphical user interface (GUI), R is script-based. This has some advantages (which we will </w:t>
      </w:r>
      <w:commentRangeStart w:id="11"/>
      <w:del w:id="12" w:author="Teresa Gibson" w:date="2025-01-30T15:24:00Z">
        <w:r w:rsidDel="00525CCF">
          <w:delText>come</w:delText>
        </w:r>
      </w:del>
      <w:commentRangeEnd w:id="11"/>
      <w:r>
        <w:rPr>
          <w:rStyle w:val="CommentReference"/>
        </w:rPr>
        <w:commentReference w:id="11"/>
      </w:r>
      <w:del w:id="13" w:author="Teresa Gibson" w:date="2025-01-30T15:24:00Z">
        <w:r w:rsidDel="00525CCF">
          <w:delText xml:space="preserve"> ont</w:delText>
        </w:r>
      </w:del>
      <w:ins w:id="14" w:author="Teresa Gibson" w:date="2025-01-30T15:24:00Z">
        <w:r>
          <w:t>address later</w:t>
        </w:r>
      </w:ins>
      <w:del w:id="15" w:author="Teresa Gibson" w:date="2025-01-30T15:24:00Z">
        <w:r w:rsidDel="00525CCF">
          <w:delText>o</w:delText>
        </w:r>
      </w:del>
      <w:r>
        <w:t xml:space="preserve">), but also means that R has a relatively steep learning curve for those most </w:t>
      </w:r>
      <w:del w:id="16" w:author="Teresa Gibson" w:date="2025-01-30T15:25:00Z">
        <w:r w:rsidDel="00525CCF">
          <w:delText xml:space="preserve">comfortably </w:delText>
        </w:r>
      </w:del>
      <w:ins w:id="17" w:author="Teresa Gibson" w:date="2025-01-30T15:25:00Z">
        <w:r>
          <w:t xml:space="preserve">comfortable </w:t>
        </w:r>
      </w:ins>
      <w:r>
        <w:t>with GUI-based software. Why then, should you climb that educational mountain?</w:t>
      </w:r>
    </w:p>
    <w:p w14:paraId="51E8126D" w14:textId="77777777" w:rsidR="002F3927" w:rsidRDefault="00525CCF">
      <w:pPr>
        <w:pStyle w:val="BodyText"/>
      </w:pPr>
      <w:r>
        <w:t>For an academic, perhaps the most compelling reason to learn R is that it fits seamlessly with a workflow that promotes open science and reproducibility (</w:t>
      </w:r>
      <w:hyperlink w:anchor="ref-munafò2017">
        <w:r>
          <w:rPr>
            <w:rStyle w:val="Hyperlink"/>
          </w:rPr>
          <w:t>Munafò et al., 2017</w:t>
        </w:r>
      </w:hyperlink>
      <w:r>
        <w:t>), which is an increasingly vital part of the scientific process. Point-and-click software for data processing and statistical modelling are inherently not reproducible: there is no obvious record of what has been done and mistakes are not traceable (</w:t>
      </w:r>
      <w:hyperlink w:anchor="ref-simons2019">
        <w:r>
          <w:rPr>
            <w:rStyle w:val="Hyperlink"/>
          </w:rPr>
          <w:t>Simons &amp; Holmes, 2019</w:t>
        </w:r>
      </w:hyperlink>
      <w:r>
        <w:t xml:space="preserve">). This is a simplification because, for example, IBM SPSS Statistics stores a journal of activity using a syntax language, </w:t>
      </w:r>
      <w:r>
        <w:lastRenderedPageBreak/>
        <w:t>linking a particular part of that file to a particular analysis is, at best, tricky. More recently IBM SPSS Statistics has introduced a workbook file that integrates translates point and click activity into syntax that is stored along with output. Although this vastly improves reproducibility it is still not possible to produce integrated, formatted reports. As we shall see when we discuss workflow, using R it is possible to create academic papers and reports that embed the analysis code meaning that anyone can reproduce an entire academic paper with a click of a button. R integrates seamlessly with GitHub, which in turn integrates with popular open science repositories such as the Open Science Framework (https://osf.io/), making it convenient to create open, reproducible scientific projects.</w:t>
      </w:r>
    </w:p>
    <w:p w14:paraId="4F17D35C" w14:textId="77777777" w:rsidR="002F3927" w:rsidRDefault="00525CCF">
      <w:pPr>
        <w:pStyle w:val="BodyText"/>
      </w:pPr>
      <w:r>
        <w:t xml:space="preserve">A second reason for investing time in R is that by being open source, it has a wider range of tools than most proprietary software and is able to keep pace with the rapidly changing world of data science and statistics. For example, structural equation models typically require specialist proprietary software such as AMOS and MPLus, whereas these models are handled within R by importing packages such as </w:t>
      </w:r>
      <w:r>
        <w:rPr>
          <w:rStyle w:val="VerbatimChar"/>
        </w:rPr>
        <w:t>lavaan</w:t>
      </w:r>
      <w:r>
        <w:t xml:space="preserve"> (</w:t>
      </w:r>
      <w:hyperlink w:anchor="ref-lavaan">
        <w:r>
          <w:rPr>
            <w:rStyle w:val="Hyperlink"/>
          </w:rPr>
          <w:t>Rosseel, 2012</w:t>
        </w:r>
      </w:hyperlink>
      <w:r>
        <w:t>). Also, there are examples of widely-used statistical methods that are not readily available in proprietary statistics software such as robust estimation, Bayesian estimation, and network analysis. Other applications such as JASP can, for example, estimate Bayesian model</w:t>
      </w:r>
      <w:ins w:id="18" w:author="Teresa Gibson" w:date="2025-01-30T15:25:00Z">
        <w:r>
          <w:t>s</w:t>
        </w:r>
      </w:ins>
      <w:r>
        <w:t xml:space="preserve"> but it uses R under the hood (as does jamovi) so the range of tools available depends on the developers choices about what to implement. If you learn R, you make those decisions.</w:t>
      </w:r>
    </w:p>
    <w:p w14:paraId="6014629C" w14:textId="77777777" w:rsidR="002F3927" w:rsidRDefault="00525CCF">
      <w:pPr>
        <w:pStyle w:val="BodyText"/>
      </w:pPr>
      <w:r>
        <w:t xml:space="preserve">Finally, for those with secret desires to </w:t>
      </w:r>
      <w:del w:id="19" w:author="Teresa Gibson" w:date="2025-01-30T15:25:00Z">
        <w:r w:rsidDel="00525CCF">
          <w:delText>have an exit strategy from</w:delText>
        </w:r>
      </w:del>
      <w:ins w:id="20" w:author="Teresa Gibson" w:date="2025-01-30T15:25:00Z">
        <w:r>
          <w:t xml:space="preserve">work </w:t>
        </w:r>
        <w:commentRangeStart w:id="21"/>
        <w:r>
          <w:t>outside</w:t>
        </w:r>
        <w:commentRangeEnd w:id="21"/>
        <w:r>
          <w:rPr>
            <w:rStyle w:val="CommentReference"/>
          </w:rPr>
          <w:commentReference w:id="21"/>
        </w:r>
      </w:ins>
      <w:r>
        <w:t xml:space="preserve"> the academy, R is also a useful transferable skill. According to a 2020 survey of 579 analytic professionals from 71 countries, R and Python (another programming language) are by far the most widely used. Around a quarter of consultants and corporate analysts list R as their primary </w:t>
      </w:r>
      <w:r>
        <w:lastRenderedPageBreak/>
        <w:t>tool (joint highest with Python), in academia it is 41% (compared to 10% for IBM SPSS Statistics) and for non-profits it is 48% (</w:t>
      </w:r>
      <w:hyperlink w:anchor="ref-rexeranalytics2020">
        <w:r>
          <w:rPr>
            <w:rStyle w:val="Hyperlink"/>
          </w:rPr>
          <w:t>Rexer Analytics, 2020</w:t>
        </w:r>
      </w:hyperlink>
      <w:r>
        <w:t>). Although the estimate for academia is likely inflated because R-users would more likely be aware of and respond to this sort of survey, the point remains that R is a widely used both inside and outside of academia.</w:t>
      </w:r>
    </w:p>
    <w:p w14:paraId="0917F3FC" w14:textId="77777777" w:rsidR="002F3927" w:rsidRDefault="00525CCF">
      <w:pPr>
        <w:pStyle w:val="BodyText"/>
      </w:pPr>
      <w:r>
        <w:t>None of these comparisons are to belittle other software. Every tool has it strengths and weaknesses. In the case of R, the great strength of the diversity of tools available is also a weakness in that the ecosystem can be overwhelming. Also, there are often multiple ways to achieve the same goal, which can make finding relevant information difficult in the beginning. Also, the ecosystem is changing rapidly (</w:t>
      </w:r>
      <w:hyperlink w:anchor="ref-staples2023">
        <w:r>
          <w:rPr>
            <w:rStyle w:val="Hyperlink"/>
          </w:rPr>
          <w:t>Staples, 2023</w:t>
        </w:r>
      </w:hyperlink>
      <w:r>
        <w:t>) meaning that the learning never really stops.</w:t>
      </w:r>
    </w:p>
    <w:p w14:paraId="76F7C0F1" w14:textId="77777777" w:rsidR="002F3927" w:rsidRDefault="00525CCF">
      <w:pPr>
        <w:pStyle w:val="Heading2"/>
      </w:pPr>
      <w:bookmarkStart w:id="22" w:name="using-r"/>
      <w:r>
        <w:t>Using R</w:t>
      </w:r>
    </w:p>
    <w:p w14:paraId="19B1D8CF" w14:textId="77777777" w:rsidR="002F3927" w:rsidRDefault="00525CCF">
      <w:pPr>
        <w:pStyle w:val="Heading3"/>
      </w:pPr>
      <w:bookmarkStart w:id="23" w:name="workflow"/>
      <w:r>
        <w:t>Workflow</w:t>
      </w:r>
    </w:p>
    <w:p w14:paraId="56D74F65" w14:textId="77777777" w:rsidR="002F3927" w:rsidRDefault="00525CCF">
      <w:pPr>
        <w:pStyle w:val="FirstParagraph"/>
      </w:pPr>
      <w:r>
        <w:t>R exists as a standalone application that you instruct to do the things you want by typing commands at a prompt. However, if you want to make your life a lot more pleasant then we recommend using R from within the RStudio (</w:t>
      </w:r>
      <w:hyperlink w:anchor="ref-rstudioteam2016">
        <w:r>
          <w:rPr>
            <w:rStyle w:val="Hyperlink"/>
          </w:rPr>
          <w:t>RStudio Team, 2016</w:t>
        </w:r>
      </w:hyperlink>
      <w:r>
        <w:t xml:space="preserve">) integrated development environment (IDE); if you want to create beautiful reports or submission-ready manuscripts from within RStudio then you need to install something called </w:t>
      </w:r>
      <w:del w:id="24" w:author="Teresa Gibson" w:date="2025-01-30T15:23:00Z">
        <w:r w:rsidDel="00525CCF">
          <w:delText>quarto</w:delText>
        </w:r>
      </w:del>
      <w:ins w:id="25" w:author="Teresa Gibson" w:date="2025-01-30T15:23:00Z">
        <w:r>
          <w:t>Quarto</w:t>
        </w:r>
      </w:ins>
      <w:r>
        <w:t xml:space="preserve"> (</w:t>
      </w:r>
      <w:hyperlink w:anchor="ref-quarto">
        <w:r>
          <w:rPr>
            <w:rStyle w:val="Hyperlink"/>
          </w:rPr>
          <w:t>Allaire &amp; Dervieux, 2024</w:t>
        </w:r>
      </w:hyperlink>
      <w:r>
        <w:t>). Therefore, before you start your R journey, install these three applications (see Resources for the URLs):</w:t>
      </w:r>
    </w:p>
    <w:p w14:paraId="1D0DB980" w14:textId="77777777" w:rsidR="002F3927" w:rsidRDefault="00525CCF">
      <w:pPr>
        <w:pStyle w:val="Compact"/>
        <w:numPr>
          <w:ilvl w:val="0"/>
          <w:numId w:val="23"/>
        </w:numPr>
      </w:pPr>
      <w:r>
        <w:t>R</w:t>
      </w:r>
    </w:p>
    <w:p w14:paraId="329214E1" w14:textId="77777777" w:rsidR="002F3927" w:rsidRDefault="00525CCF">
      <w:pPr>
        <w:pStyle w:val="Compact"/>
        <w:numPr>
          <w:ilvl w:val="0"/>
          <w:numId w:val="23"/>
        </w:numPr>
      </w:pPr>
      <w:r>
        <w:t>RStudio</w:t>
      </w:r>
    </w:p>
    <w:p w14:paraId="2937CA1D" w14:textId="77777777" w:rsidR="002F3927" w:rsidRDefault="00525CCF">
      <w:pPr>
        <w:pStyle w:val="Compact"/>
        <w:numPr>
          <w:ilvl w:val="0"/>
          <w:numId w:val="23"/>
        </w:numPr>
      </w:pPr>
      <w:commentRangeStart w:id="26"/>
      <w:del w:id="27" w:author="Teresa Gibson" w:date="2025-01-30T15:23:00Z">
        <w:r w:rsidDel="00525CCF">
          <w:delText>Quarto</w:delText>
        </w:r>
      </w:del>
      <w:ins w:id="28" w:author="Teresa Gibson" w:date="2025-01-30T15:23:00Z">
        <w:r>
          <w:t>Quarto</w:t>
        </w:r>
      </w:ins>
      <w:commentRangeEnd w:id="26"/>
      <w:ins w:id="29" w:author="Teresa Gibson" w:date="2025-01-30T15:26:00Z">
        <w:r>
          <w:rPr>
            <w:rStyle w:val="CommentReference"/>
          </w:rPr>
          <w:commentReference w:id="26"/>
        </w:r>
      </w:ins>
    </w:p>
    <w:p w14:paraId="5C519439" w14:textId="77777777" w:rsidR="002F3927" w:rsidRDefault="00525CCF">
      <w:pPr>
        <w:pStyle w:val="FirstParagraph"/>
      </w:pPr>
      <w:hyperlink w:anchor="fig-rrstudioquarto">
        <w:r>
          <w:rPr>
            <w:rStyle w:val="Hyperlink"/>
          </w:rPr>
          <w:t>Figure 1</w:t>
        </w:r>
      </w:hyperlink>
      <w:r>
        <w:t xml:space="preserve"> shows how these three applications interact. From a user perspective you only ever use RStudio because R and </w:t>
      </w:r>
      <w:del w:id="30" w:author="Teresa Gibson" w:date="2025-01-30T15:23:00Z">
        <w:r w:rsidDel="00525CCF">
          <w:delText>quarto</w:delText>
        </w:r>
      </w:del>
      <w:ins w:id="31" w:author="Teresa Gibson" w:date="2025-01-30T15:23:00Z">
        <w:r>
          <w:t>Quarto</w:t>
        </w:r>
      </w:ins>
      <w:r>
        <w:t xml:space="preserve"> work behind the scenes. Within RStudio you </w:t>
      </w:r>
      <w:r>
        <w:lastRenderedPageBreak/>
        <w:t xml:space="preserve">create a new </w:t>
      </w:r>
      <w:del w:id="32" w:author="Teresa Gibson" w:date="2025-01-30T15:23:00Z">
        <w:r w:rsidDel="00525CCF">
          <w:delText>quarto</w:delText>
        </w:r>
      </w:del>
      <w:ins w:id="33" w:author="Teresa Gibson" w:date="2025-01-30T15:23:00Z">
        <w:r>
          <w:t>Quarto</w:t>
        </w:r>
      </w:ins>
      <w:r>
        <w:t xml:space="preserve"> document, which is like a document from your favourite word processor except that you can insert so-called </w:t>
      </w:r>
      <w:r>
        <w:rPr>
          <w:i/>
          <w:iCs/>
        </w:rPr>
        <w:t>code chunks</w:t>
      </w:r>
      <w:r>
        <w:t xml:space="preserve"> into which you type R code. </w:t>
      </w:r>
      <w:hyperlink w:anchor="fig-rrstudioquarto">
        <w:r>
          <w:rPr>
            <w:rStyle w:val="Hyperlink"/>
          </w:rPr>
          <w:t>Figure 1</w:t>
        </w:r>
      </w:hyperlink>
      <w:r>
        <w:t xml:space="preserve"> shows a </w:t>
      </w:r>
      <w:del w:id="34" w:author="Teresa Gibson" w:date="2025-01-30T15:23:00Z">
        <w:r w:rsidDel="00525CCF">
          <w:delText>quarto</w:delText>
        </w:r>
      </w:del>
      <w:ins w:id="35" w:author="Teresa Gibson" w:date="2025-01-30T15:23:00Z">
        <w:r>
          <w:t>Quarto</w:t>
        </w:r>
      </w:ins>
      <w:r>
        <w:t xml:space="preserve"> document on the left hand side; notice that there is a heading followed by a paragraph of text, under which is a grey box containing some code.</w:t>
      </w:r>
    </w:p>
    <w:p w14:paraId="40B038CE" w14:textId="77777777" w:rsidR="002F3927" w:rsidRDefault="00525CCF">
      <w:pPr>
        <w:pStyle w:val="BodyText"/>
      </w:pPr>
      <w:r>
        <w:t xml:space="preserve">To create a finished report, the document must be processed (or </w:t>
      </w:r>
      <w:r>
        <w:rPr>
          <w:i/>
          <w:iCs/>
        </w:rPr>
        <w:t>rendered</w:t>
      </w:r>
      <w:r>
        <w:t xml:space="preserve">) by clicking a button. When a </w:t>
      </w:r>
      <w:del w:id="36" w:author="Teresa Gibson" w:date="2025-01-30T15:23:00Z">
        <w:r w:rsidDel="00525CCF">
          <w:delText>quarto</w:delText>
        </w:r>
      </w:del>
      <w:ins w:id="37" w:author="Teresa Gibson" w:date="2025-01-30T15:23:00Z">
        <w:r>
          <w:t>Quarto</w:t>
        </w:r>
      </w:ins>
      <w:r>
        <w:t xml:space="preserve"> document is rendered the text is processed by </w:t>
      </w:r>
      <w:del w:id="38" w:author="Teresa Gibson" w:date="2025-01-30T15:23:00Z">
        <w:r w:rsidDel="00525CCF">
          <w:delText>quarto</w:delText>
        </w:r>
      </w:del>
      <w:ins w:id="39" w:author="Teresa Gibson" w:date="2025-01-30T15:23:00Z">
        <w:r>
          <w:t>Quarto</w:t>
        </w:r>
      </w:ins>
      <w:r>
        <w:t xml:space="preserve"> to apply formatting and generate headings, hyperlinks and citations, whereas anything in a code chunk is processed by R. In </w:t>
      </w:r>
      <w:hyperlink w:anchor="fig-rrstudioquarto">
        <w:r>
          <w:rPr>
            <w:rStyle w:val="Hyperlink"/>
          </w:rPr>
          <w:t>Figure 1</w:t>
        </w:r>
      </w:hyperlink>
      <w:r>
        <w:t xml:space="preserve"> (right hand side) note that, after rendering, the textual paragraph has some hyperlinks and formatting applied by </w:t>
      </w:r>
      <w:del w:id="40" w:author="Teresa Gibson" w:date="2025-01-30T15:23:00Z">
        <w:r w:rsidDel="00525CCF">
          <w:delText>quarto</w:delText>
        </w:r>
      </w:del>
      <w:ins w:id="41" w:author="Teresa Gibson" w:date="2025-01-30T15:23:00Z">
        <w:r>
          <w:t>Quarto</w:t>
        </w:r>
      </w:ins>
      <w:r>
        <w:t>, and the code chunk has been processed by R to create a table (and the subsequent code chunk creates a plot).</w:t>
      </w:r>
    </w:p>
    <w:p w14:paraId="43801878" w14:textId="77777777" w:rsidR="002F3927" w:rsidRDefault="00525CCF">
      <w:pPr>
        <w:pStyle w:val="BodyText"/>
      </w:pPr>
      <w:del w:id="42" w:author="Teresa Gibson" w:date="2025-01-30T15:23:00Z">
        <w:r w:rsidDel="00525CCF">
          <w:delText>Quarto</w:delText>
        </w:r>
      </w:del>
      <w:ins w:id="43" w:author="Teresa Gibson" w:date="2025-01-30T15:23:00Z">
        <w:r>
          <w:t>Quarto</w:t>
        </w:r>
      </w:ins>
      <w:r>
        <w:t xml:space="preserve"> documents can be rendered into an html file (the most convenient) but for scientific manuscripts you can also render to a pdf (but you need to have LaTeX installed) or Microsoft Word file. Before rendering, it is also possible to execute any code chunks from within your </w:t>
      </w:r>
      <w:del w:id="44" w:author="Teresa Gibson" w:date="2025-01-30T15:23:00Z">
        <w:r w:rsidDel="00525CCF">
          <w:delText>quarto</w:delText>
        </w:r>
      </w:del>
      <w:ins w:id="45" w:author="Teresa Gibson" w:date="2025-01-30T15:23:00Z">
        <w:r>
          <w:t>Quarto</w:t>
        </w:r>
      </w:ins>
      <w:r>
        <w:t xml:space="preserve"> document allowing you to work on and check code without needing to render the entire document.</w:t>
      </w:r>
    </w:p>
    <w:p w14:paraId="24378112" w14:textId="77777777" w:rsidR="002F3927" w:rsidRDefault="00525CCF">
      <w:pPr>
        <w:pStyle w:val="BodyText"/>
      </w:pPr>
      <w:r>
        <w:t xml:space="preserve">We can give only the briefest overview of the incredible power of RStudio, R and </w:t>
      </w:r>
      <w:del w:id="46" w:author="Teresa Gibson" w:date="2025-01-30T15:23:00Z">
        <w:r w:rsidDel="00525CCF">
          <w:delText>quarto</w:delText>
        </w:r>
      </w:del>
      <w:ins w:id="47" w:author="Teresa Gibson" w:date="2025-01-30T15:23:00Z">
        <w:r>
          <w:t>Quarto</w:t>
        </w:r>
      </w:ins>
      <w:r>
        <w:t xml:space="preserve"> and suffice it to say there’s an enormous amount to learn that we can’t possible cover. However, the resources section provides some video walkthroughs and there is more detail in Field (</w:t>
      </w:r>
      <w:hyperlink w:anchor="ref-fielddsr22026">
        <w:r>
          <w:rPr>
            <w:rStyle w:val="Hyperlink"/>
          </w:rPr>
          <w:t>2026</w:t>
        </w:r>
      </w:hyperlink>
      <w:r>
        <w:t>).</w:t>
      </w:r>
    </w:p>
    <w:p w14:paraId="005F6257" w14:textId="77777777" w:rsidR="002F3927" w:rsidRDefault="00525CCF">
      <w:pPr>
        <w:pStyle w:val="Heading3"/>
      </w:pPr>
      <w:bookmarkStart w:id="48" w:name="project-files"/>
      <w:bookmarkEnd w:id="23"/>
      <w:r>
        <w:t>Project files</w:t>
      </w:r>
    </w:p>
    <w:p w14:paraId="664C4C11" w14:textId="77777777" w:rsidR="002F3927" w:rsidRDefault="00525CCF">
      <w:pPr>
        <w:pStyle w:val="FirstParagraph"/>
      </w:pPr>
      <w:r>
        <w:t>The single most useful thing you can do when working with R is to use an RStudio project and organise it sensibly (</w:t>
      </w:r>
      <w:hyperlink w:anchor="ref-fielddsr22026">
        <w:r>
          <w:rPr>
            <w:rStyle w:val="Hyperlink"/>
          </w:rPr>
          <w:t>Field, 2026</w:t>
        </w:r>
      </w:hyperlink>
      <w:r>
        <w:t xml:space="preserve">). An RStudio project is a folder containing a special file with the extension </w:t>
      </w:r>
      <w:r>
        <w:rPr>
          <w:rStyle w:val="VerbatimChar"/>
        </w:rPr>
        <w:t>.Rproj</w:t>
      </w:r>
      <w:r>
        <w:t xml:space="preserve"> that stores information about the containing folder and your </w:t>
      </w:r>
      <w:r>
        <w:lastRenderedPageBreak/>
        <w:t>environment. Most important, it sets the working directory to be the folder containing the project file, which means that accessing the files becomes a lot more straightforward than if you don’t use an RStudio project. Provided you have stored the files you need for your project within your project folder, you will be able to access it using only its file name (because R will automatically look for the file in your project folder).</w:t>
      </w:r>
    </w:p>
    <w:p w14:paraId="180F0551" w14:textId="77777777" w:rsidR="002F3927" w:rsidRDefault="00525CCF">
      <w:pPr>
        <w:pStyle w:val="BodyText"/>
      </w:pPr>
      <w:r>
        <w:t>In terms of organising the project folder, Field (</w:t>
      </w:r>
      <w:hyperlink w:anchor="ref-fielddsr22026">
        <w:r>
          <w:rPr>
            <w:rStyle w:val="Hyperlink"/>
          </w:rPr>
          <w:t>2026</w:t>
        </w:r>
      </w:hyperlink>
      <w:r>
        <w:t xml:space="preserve">) recommends at a minimum having a folder called </w:t>
      </w:r>
      <w:r>
        <w:rPr>
          <w:rStyle w:val="VerbatimChar"/>
        </w:rPr>
        <w:t>data</w:t>
      </w:r>
      <w:r>
        <w:t xml:space="preserve"> for any data files, and one called something like </w:t>
      </w:r>
      <w:del w:id="49" w:author="Teresa Gibson" w:date="2025-01-30T15:23:00Z">
        <w:r w:rsidDel="00525CCF">
          <w:rPr>
            <w:rStyle w:val="VerbatimChar"/>
          </w:rPr>
          <w:delText>quarto</w:delText>
        </w:r>
      </w:del>
      <w:ins w:id="50" w:author="Teresa Gibson" w:date="2025-01-30T15:23:00Z">
        <w:r>
          <w:rPr>
            <w:rStyle w:val="VerbatimChar"/>
          </w:rPr>
          <w:t>Quarto</w:t>
        </w:r>
      </w:ins>
      <w:r>
        <w:t xml:space="preserve"> or </w:t>
      </w:r>
      <w:r>
        <w:rPr>
          <w:rStyle w:val="VerbatimChar"/>
        </w:rPr>
        <w:t>docs</w:t>
      </w:r>
      <w:r>
        <w:t xml:space="preserve"> for your </w:t>
      </w:r>
      <w:del w:id="51" w:author="Teresa Gibson" w:date="2025-01-30T15:23:00Z">
        <w:r w:rsidDel="00525CCF">
          <w:delText>quarto</w:delText>
        </w:r>
      </w:del>
      <w:ins w:id="52" w:author="Teresa Gibson" w:date="2025-01-30T15:23:00Z">
        <w:r>
          <w:t>Quarto</w:t>
        </w:r>
      </w:ins>
      <w:r>
        <w:t xml:space="preserve"> documents. Different projects will have different needs though, so may need other folders too. Space prevents a detailed explanation of how to set up a project, but the resources section provides a video walkthrough and there is more detail in Field (</w:t>
      </w:r>
      <w:hyperlink w:anchor="ref-fielddsr22026">
        <w:r>
          <w:rPr>
            <w:rStyle w:val="Hyperlink"/>
          </w:rPr>
          <w:t>2026</w:t>
        </w:r>
      </w:hyperlink>
      <w:r>
        <w:t>).</w:t>
      </w:r>
    </w:p>
    <w:p w14:paraId="134BADD3" w14:textId="77777777" w:rsidR="002F3927" w:rsidRDefault="00525CCF">
      <w:pPr>
        <w:pStyle w:val="Heading3"/>
      </w:pPr>
      <w:bookmarkStart w:id="53" w:name="packages-and-functions"/>
      <w:bookmarkEnd w:id="48"/>
      <w:r>
        <w:t>Packages and functions</w:t>
      </w:r>
    </w:p>
    <w:p w14:paraId="5958305F" w14:textId="77777777" w:rsidR="002F3927" w:rsidRDefault="00525CCF">
      <w:pPr>
        <w:pStyle w:val="FirstParagraph"/>
      </w:pPr>
      <w:r>
        <w:t>Some functions are built into R, but others will be bundled into a package (see earlier). We install packages by executing</w:t>
      </w:r>
    </w:p>
    <w:p w14:paraId="2744999C" w14:textId="77777777" w:rsidR="002F3927" w:rsidRDefault="00525CCF">
      <w:pPr>
        <w:pStyle w:val="SourceCode"/>
      </w:pPr>
      <w:r>
        <w:rPr>
          <w:rStyle w:val="FunctionTok"/>
        </w:rPr>
        <w:t>install.packages</w:t>
      </w:r>
      <w:r>
        <w:rPr>
          <w:rStyle w:val="NormalTok"/>
        </w:rPr>
        <w:t>(</w:t>
      </w:r>
      <w:r>
        <w:rPr>
          <w:rStyle w:val="StringTok"/>
        </w:rPr>
        <w:t>"name_of_package"</w:t>
      </w:r>
      <w:r>
        <w:rPr>
          <w:rStyle w:val="NormalTok"/>
        </w:rPr>
        <w:t>)</w:t>
      </w:r>
    </w:p>
    <w:p w14:paraId="0DC5BB22" w14:textId="77777777" w:rsidR="002F3927" w:rsidRDefault="00525CCF">
      <w:pPr>
        <w:pStyle w:val="FirstParagraph"/>
      </w:pPr>
      <w:r>
        <w:t xml:space="preserve">replacing “name_of_package” with the name of the package. This should be done outside of your </w:t>
      </w:r>
      <w:del w:id="54" w:author="Teresa Gibson" w:date="2025-01-30T15:23:00Z">
        <w:r w:rsidDel="00525CCF">
          <w:delText>quarto</w:delText>
        </w:r>
      </w:del>
      <w:ins w:id="55" w:author="Teresa Gibson" w:date="2025-01-30T15:23:00Z">
        <w:r>
          <w:t>Quarto</w:t>
        </w:r>
      </w:ins>
      <w:r>
        <w:t xml:space="preserve"> document. Installing a package puts a copy of it on your computer so you only need to do it once or until you update R. However, to use a package you have to load it by including</w:t>
      </w:r>
    </w:p>
    <w:p w14:paraId="75A8C96F" w14:textId="77777777" w:rsidR="002F3927" w:rsidRDefault="00525CCF">
      <w:pPr>
        <w:pStyle w:val="SourceCode"/>
      </w:pPr>
      <w:r>
        <w:rPr>
          <w:rStyle w:val="FunctionTok"/>
        </w:rPr>
        <w:t>library</w:t>
      </w:r>
      <w:r>
        <w:rPr>
          <w:rStyle w:val="NormalTok"/>
        </w:rPr>
        <w:t>(name_of_package)</w:t>
      </w:r>
    </w:p>
    <w:p w14:paraId="6744AF78" w14:textId="77777777" w:rsidR="002F3927" w:rsidRDefault="00525CCF">
      <w:pPr>
        <w:pStyle w:val="FirstParagraph"/>
      </w:pPr>
      <w:r>
        <w:t xml:space="preserve">in a code chunk (we recommend your first code chunk) within your </w:t>
      </w:r>
      <w:del w:id="56" w:author="Teresa Gibson" w:date="2025-01-30T15:23:00Z">
        <w:r w:rsidDel="00525CCF">
          <w:delText>quarto</w:delText>
        </w:r>
      </w:del>
      <w:ins w:id="57" w:author="Teresa Gibson" w:date="2025-01-30T15:23:00Z">
        <w:r>
          <w:t>Quarto</w:t>
        </w:r>
      </w:ins>
      <w:r>
        <w:t xml:space="preserve"> document (again replacing “name_of_package” with the name of the package). For example, if we want to use the package </w:t>
      </w:r>
      <w:r>
        <w:rPr>
          <w:rStyle w:val="VerbatimChar"/>
        </w:rPr>
        <w:t>here</w:t>
      </w:r>
      <w:r>
        <w:t xml:space="preserve"> (</w:t>
      </w:r>
      <w:hyperlink w:anchor="ref-here">
        <w:r>
          <w:rPr>
            <w:rStyle w:val="Hyperlink"/>
          </w:rPr>
          <w:t>Müller, 2020</w:t>
        </w:r>
      </w:hyperlink>
      <w:r>
        <w:t xml:space="preserve">) we’d </w:t>
      </w:r>
      <w:r>
        <w:rPr>
          <w:i/>
          <w:iCs/>
        </w:rPr>
        <w:t>go to the R console</w:t>
      </w:r>
      <w:r>
        <w:t xml:space="preserve"> within RStudio and execute</w:t>
      </w:r>
    </w:p>
    <w:p w14:paraId="510C6A15" w14:textId="77777777" w:rsidR="002F3927" w:rsidRDefault="00525CCF">
      <w:pPr>
        <w:pStyle w:val="SourceCode"/>
      </w:pPr>
      <w:r>
        <w:rPr>
          <w:rStyle w:val="FunctionTok"/>
        </w:rPr>
        <w:lastRenderedPageBreak/>
        <w:t>install.packages</w:t>
      </w:r>
      <w:r>
        <w:rPr>
          <w:rStyle w:val="NormalTok"/>
        </w:rPr>
        <w:t>(</w:t>
      </w:r>
      <w:r>
        <w:rPr>
          <w:rStyle w:val="StringTok"/>
        </w:rPr>
        <w:t>"here"</w:t>
      </w:r>
      <w:r>
        <w:rPr>
          <w:rStyle w:val="NormalTok"/>
        </w:rPr>
        <w:t>)</w:t>
      </w:r>
    </w:p>
    <w:p w14:paraId="644E7926" w14:textId="77777777" w:rsidR="002F3927" w:rsidRDefault="00525CCF">
      <w:pPr>
        <w:pStyle w:val="FirstParagraph"/>
      </w:pPr>
      <w:r>
        <w:t xml:space="preserve">and to use it </w:t>
      </w:r>
      <w:r>
        <w:rPr>
          <w:i/>
          <w:iCs/>
        </w:rPr>
        <w:t xml:space="preserve">within a </w:t>
      </w:r>
      <w:del w:id="58" w:author="Teresa Gibson" w:date="2025-01-30T15:23:00Z">
        <w:r w:rsidDel="00525CCF">
          <w:rPr>
            <w:i/>
            <w:iCs/>
          </w:rPr>
          <w:delText>quarto</w:delText>
        </w:r>
      </w:del>
      <w:ins w:id="59" w:author="Teresa Gibson" w:date="2025-01-30T15:23:00Z">
        <w:r>
          <w:rPr>
            <w:i/>
            <w:iCs/>
          </w:rPr>
          <w:t>Quarto</w:t>
        </w:r>
      </w:ins>
      <w:r>
        <w:rPr>
          <w:i/>
          <w:iCs/>
        </w:rPr>
        <w:t xml:space="preserve"> document</w:t>
      </w:r>
      <w:r>
        <w:t xml:space="preserve"> we’d place</w:t>
      </w:r>
    </w:p>
    <w:p w14:paraId="318A989F" w14:textId="77777777" w:rsidR="002F3927" w:rsidRDefault="00525CCF">
      <w:pPr>
        <w:pStyle w:val="SourceCode"/>
      </w:pPr>
      <w:r>
        <w:rPr>
          <w:rStyle w:val="FunctionTok"/>
        </w:rPr>
        <w:t>library</w:t>
      </w:r>
      <w:r>
        <w:rPr>
          <w:rStyle w:val="NormalTok"/>
        </w:rPr>
        <w:t>(here)</w:t>
      </w:r>
    </w:p>
    <w:p w14:paraId="2D0DE23B" w14:textId="77777777" w:rsidR="002F3927" w:rsidRDefault="00525CCF">
      <w:pPr>
        <w:pStyle w:val="FirstParagraph"/>
      </w:pPr>
      <w:r>
        <w:t xml:space="preserve">in the first code chunk. (Note that </w:t>
      </w:r>
      <w:r>
        <w:rPr>
          <w:rStyle w:val="VerbatimChar"/>
        </w:rPr>
        <w:t>install.packages</w:t>
      </w:r>
      <w:r>
        <w:t xml:space="preserve"> requires the package name to be in quotes but </w:t>
      </w:r>
      <w:r>
        <w:rPr>
          <w:rStyle w:val="VerbatimChar"/>
        </w:rPr>
        <w:t>library</w:t>
      </w:r>
      <w:r>
        <w:t xml:space="preserve"> does not.) We can now use all of the functions within the parameters package.</w:t>
      </w:r>
    </w:p>
    <w:p w14:paraId="08ACBC71" w14:textId="77777777" w:rsidR="002F3927" w:rsidRDefault="00525CCF">
      <w:pPr>
        <w:pStyle w:val="Heading3"/>
      </w:pPr>
      <w:bookmarkStart w:id="60" w:name="the-tidyverse"/>
      <w:bookmarkEnd w:id="53"/>
      <w:r>
        <w:t>The Tidyverse</w:t>
      </w:r>
    </w:p>
    <w:p w14:paraId="65C5E7B5" w14:textId="77777777" w:rsidR="002F3927" w:rsidRDefault="00525CCF">
      <w:pPr>
        <w:pStyle w:val="FirstParagraph"/>
      </w:pPr>
      <w:r>
        <w:t>The Tidyverse (</w:t>
      </w:r>
      <w:hyperlink w:anchor="ref-tidyverse">
        <w:r>
          <w:rPr>
            <w:rStyle w:val="Hyperlink"/>
          </w:rPr>
          <w:t>Wickham et al., 2019</w:t>
        </w:r>
      </w:hyperlink>
      <w:r>
        <w:t>) is suite of packages containing a wide array of tools for data science that have been developed using a common underlying philosophy and grammar. It contains the following core packages:</w:t>
      </w:r>
    </w:p>
    <w:p w14:paraId="7456EE7B" w14:textId="77777777" w:rsidR="002F3927" w:rsidRDefault="00525CCF">
      <w:pPr>
        <w:pStyle w:val="Compact"/>
        <w:numPr>
          <w:ilvl w:val="0"/>
          <w:numId w:val="24"/>
        </w:numPr>
      </w:pPr>
      <w:r>
        <w:rPr>
          <w:rStyle w:val="VerbatimChar"/>
        </w:rPr>
        <w:t>ggplot2</w:t>
      </w:r>
      <w:r>
        <w:t xml:space="preserve"> (</w:t>
      </w:r>
      <w:hyperlink w:anchor="ref-ggplot2">
        <w:r>
          <w:rPr>
            <w:rStyle w:val="Hyperlink"/>
          </w:rPr>
          <w:t>Wickham, 2016</w:t>
        </w:r>
      </w:hyperlink>
      <w:r>
        <w:t>): a powerful system for plotting data.</w:t>
      </w:r>
    </w:p>
    <w:p w14:paraId="4607DBD2" w14:textId="77777777" w:rsidR="002F3927" w:rsidRDefault="00525CCF">
      <w:pPr>
        <w:pStyle w:val="Compact"/>
        <w:numPr>
          <w:ilvl w:val="0"/>
          <w:numId w:val="24"/>
        </w:numPr>
      </w:pPr>
      <w:r>
        <w:rPr>
          <w:rStyle w:val="VerbatimChar"/>
        </w:rPr>
        <w:t>dplyr</w:t>
      </w:r>
      <w:r>
        <w:t xml:space="preserve"> (</w:t>
      </w:r>
      <w:hyperlink w:anchor="ref-dplyr">
        <w:r>
          <w:rPr>
            <w:rStyle w:val="Hyperlink"/>
          </w:rPr>
          <w:t>Wickham, François, et al., 2023</w:t>
        </w:r>
      </w:hyperlink>
      <w:r>
        <w:t>): tools for data wrangling.</w:t>
      </w:r>
    </w:p>
    <w:p w14:paraId="3688D9F0" w14:textId="77777777" w:rsidR="002F3927" w:rsidRDefault="00525CCF">
      <w:pPr>
        <w:pStyle w:val="Compact"/>
        <w:numPr>
          <w:ilvl w:val="0"/>
          <w:numId w:val="24"/>
        </w:numPr>
      </w:pPr>
      <w:r>
        <w:rPr>
          <w:rStyle w:val="VerbatimChar"/>
        </w:rPr>
        <w:t>tidyr</w:t>
      </w:r>
      <w:r>
        <w:t xml:space="preserve"> (</w:t>
      </w:r>
      <w:hyperlink w:anchor="ref-tidyr">
        <w:r>
          <w:rPr>
            <w:rStyle w:val="Hyperlink"/>
          </w:rPr>
          <w:t>Wickham, Vaughan, et al., 2024</w:t>
        </w:r>
      </w:hyperlink>
      <w:r>
        <w:t>): tools for tidying data (see Working with data).</w:t>
      </w:r>
    </w:p>
    <w:p w14:paraId="3B1D8D13" w14:textId="77777777" w:rsidR="002F3927" w:rsidRDefault="00525CCF">
      <w:pPr>
        <w:pStyle w:val="Compact"/>
        <w:numPr>
          <w:ilvl w:val="0"/>
          <w:numId w:val="24"/>
        </w:numPr>
      </w:pPr>
      <w:r>
        <w:rPr>
          <w:rStyle w:val="VerbatimChar"/>
        </w:rPr>
        <w:t>readr</w:t>
      </w:r>
      <w:r>
        <w:t xml:space="preserve"> (</w:t>
      </w:r>
      <w:hyperlink w:anchor="ref-readr">
        <w:r>
          <w:rPr>
            <w:rStyle w:val="Hyperlink"/>
          </w:rPr>
          <w:t>Wickham, Hester, et al., 2024</w:t>
        </w:r>
      </w:hyperlink>
      <w:r>
        <w:t>): tools for importing data.</w:t>
      </w:r>
    </w:p>
    <w:p w14:paraId="77B9F747" w14:textId="77777777" w:rsidR="002F3927" w:rsidRDefault="00525CCF">
      <w:pPr>
        <w:pStyle w:val="Compact"/>
        <w:numPr>
          <w:ilvl w:val="0"/>
          <w:numId w:val="24"/>
        </w:numPr>
      </w:pPr>
      <w:r>
        <w:rPr>
          <w:rStyle w:val="VerbatimChar"/>
        </w:rPr>
        <w:t>purrr</w:t>
      </w:r>
      <w:r>
        <w:t xml:space="preserve"> (</w:t>
      </w:r>
      <w:hyperlink w:anchor="ref-purrr">
        <w:r>
          <w:rPr>
            <w:rStyle w:val="Hyperlink"/>
          </w:rPr>
          <w:t>Wickham &amp; Henry, 2023</w:t>
        </w:r>
      </w:hyperlink>
      <w:r>
        <w:t>): tools for functional programming.</w:t>
      </w:r>
    </w:p>
    <w:p w14:paraId="345055C8" w14:textId="77777777" w:rsidR="002F3927" w:rsidRDefault="00525CCF">
      <w:pPr>
        <w:pStyle w:val="Compact"/>
        <w:numPr>
          <w:ilvl w:val="0"/>
          <w:numId w:val="24"/>
        </w:numPr>
      </w:pPr>
      <w:r>
        <w:rPr>
          <w:rStyle w:val="VerbatimChar"/>
        </w:rPr>
        <w:t>tibble</w:t>
      </w:r>
      <w:r>
        <w:t xml:space="preserve"> (</w:t>
      </w:r>
      <w:hyperlink w:anchor="ref-tibble">
        <w:r>
          <w:rPr>
            <w:rStyle w:val="Hyperlink"/>
          </w:rPr>
          <w:t>Müller &amp; Wickham, 2023</w:t>
        </w:r>
      </w:hyperlink>
      <w:r>
        <w:t>): tools for working with data frames.</w:t>
      </w:r>
    </w:p>
    <w:p w14:paraId="08F79E38" w14:textId="77777777" w:rsidR="002F3927" w:rsidRDefault="00525CCF">
      <w:pPr>
        <w:pStyle w:val="Compact"/>
        <w:numPr>
          <w:ilvl w:val="0"/>
          <w:numId w:val="24"/>
        </w:numPr>
      </w:pPr>
      <w:r>
        <w:rPr>
          <w:rStyle w:val="VerbatimChar"/>
        </w:rPr>
        <w:t>stringr</w:t>
      </w:r>
      <w:r>
        <w:t xml:space="preserve"> (</w:t>
      </w:r>
      <w:hyperlink w:anchor="ref-stringr">
        <w:r>
          <w:rPr>
            <w:rStyle w:val="Hyperlink"/>
          </w:rPr>
          <w:t>Wickham, 2023b</w:t>
        </w:r>
      </w:hyperlink>
      <w:r>
        <w:t>): tools for working with strings/text.</w:t>
      </w:r>
    </w:p>
    <w:p w14:paraId="1E7D858A" w14:textId="77777777" w:rsidR="002F3927" w:rsidRDefault="00525CCF">
      <w:pPr>
        <w:pStyle w:val="Compact"/>
        <w:numPr>
          <w:ilvl w:val="0"/>
          <w:numId w:val="24"/>
        </w:numPr>
      </w:pPr>
      <w:r>
        <w:rPr>
          <w:rStyle w:val="VerbatimChar"/>
        </w:rPr>
        <w:t>forcats</w:t>
      </w:r>
      <w:r>
        <w:t xml:space="preserve"> (</w:t>
      </w:r>
      <w:hyperlink w:anchor="ref-forcats">
        <w:r>
          <w:rPr>
            <w:rStyle w:val="Hyperlink"/>
          </w:rPr>
          <w:t>Wickham, 2023a</w:t>
        </w:r>
      </w:hyperlink>
      <w:r>
        <w:t>): tools for working with categorical variables.</w:t>
      </w:r>
    </w:p>
    <w:p w14:paraId="5078C5A4" w14:textId="77777777" w:rsidR="002F3927" w:rsidRDefault="00525CCF">
      <w:pPr>
        <w:pStyle w:val="Compact"/>
        <w:numPr>
          <w:ilvl w:val="0"/>
          <w:numId w:val="24"/>
        </w:numPr>
      </w:pPr>
      <w:r>
        <w:rPr>
          <w:rStyle w:val="VerbatimChar"/>
        </w:rPr>
        <w:t>lubridate</w:t>
      </w:r>
      <w:r>
        <w:t xml:space="preserve"> (</w:t>
      </w:r>
      <w:hyperlink w:anchor="ref-lubridate">
        <w:r>
          <w:rPr>
            <w:rStyle w:val="Hyperlink"/>
          </w:rPr>
          <w:t>Grolemund &amp; Wickham, 2011</w:t>
        </w:r>
      </w:hyperlink>
      <w:r>
        <w:t xml:space="preserve">): tools for working with </w:t>
      </w:r>
      <w:commentRangeStart w:id="61"/>
      <w:r>
        <w:t>times</w:t>
      </w:r>
      <w:commentRangeEnd w:id="61"/>
      <w:r>
        <w:rPr>
          <w:rStyle w:val="CommentReference"/>
        </w:rPr>
        <w:commentReference w:id="61"/>
      </w:r>
      <w:r>
        <w:t xml:space="preserve"> and dates.</w:t>
      </w:r>
    </w:p>
    <w:p w14:paraId="4442FB7F" w14:textId="77777777" w:rsidR="002F3927" w:rsidRDefault="00525CCF">
      <w:pPr>
        <w:pStyle w:val="FirstParagraph"/>
      </w:pPr>
      <w:r>
        <w:t xml:space="preserve">In addition, it contains some smaller packages with more specialised functions, noteably </w:t>
      </w:r>
      <w:r>
        <w:rPr>
          <w:rStyle w:val="VerbatimChar"/>
        </w:rPr>
        <w:t>readxl</w:t>
      </w:r>
      <w:r>
        <w:t xml:space="preserve"> (</w:t>
      </w:r>
      <w:hyperlink w:anchor="ref-readxl">
        <w:r>
          <w:rPr>
            <w:rStyle w:val="Hyperlink"/>
          </w:rPr>
          <w:t>Wickham &amp; Bryan, 2023</w:t>
        </w:r>
      </w:hyperlink>
      <w:r>
        <w:t xml:space="preserve">) for importing Microsfot Excel files and </w:t>
      </w:r>
      <w:r>
        <w:rPr>
          <w:rStyle w:val="VerbatimChar"/>
        </w:rPr>
        <w:t>googlesheets4</w:t>
      </w:r>
      <w:r>
        <w:t xml:space="preserve"> (</w:t>
      </w:r>
      <w:hyperlink w:anchor="ref-googlesheets4">
        <w:r>
          <w:rPr>
            <w:rStyle w:val="Hyperlink"/>
          </w:rPr>
          <w:t>Bryan, 2023</w:t>
        </w:r>
      </w:hyperlink>
      <w:r>
        <w:t xml:space="preserve">) and </w:t>
      </w:r>
      <w:r>
        <w:rPr>
          <w:rStyle w:val="VerbatimChar"/>
        </w:rPr>
        <w:t>googledrive</w:t>
      </w:r>
      <w:r>
        <w:t xml:space="preserve"> (</w:t>
      </w:r>
      <w:hyperlink w:anchor="ref-googledrive">
        <w:r>
          <w:rPr>
            <w:rStyle w:val="Hyperlink"/>
          </w:rPr>
          <w:t>D’Agostino McGowan &amp; Bryan, 2023</w:t>
        </w:r>
      </w:hyperlink>
      <w:r>
        <w:t xml:space="preserve">)for working with Google sheets, and </w:t>
      </w:r>
      <w:r>
        <w:rPr>
          <w:rStyle w:val="VerbatimChar"/>
        </w:rPr>
        <w:t>haven</w:t>
      </w:r>
      <w:r>
        <w:t xml:space="preserve"> (</w:t>
      </w:r>
      <w:hyperlink w:anchor="ref-haven">
        <w:r>
          <w:rPr>
            <w:rStyle w:val="Hyperlink"/>
          </w:rPr>
          <w:t>Wickham, Miller, et al., 2023</w:t>
        </w:r>
      </w:hyperlink>
      <w:r>
        <w:t>) for importing data files from IBM SPSS Statistics, Stata and SAS.</w:t>
      </w:r>
    </w:p>
    <w:p w14:paraId="58B70596" w14:textId="77777777" w:rsidR="002F3927" w:rsidRDefault="00525CCF">
      <w:pPr>
        <w:pStyle w:val="BodyText"/>
      </w:pPr>
      <w:r>
        <w:t xml:space="preserve">To install all of these packages in one command we’d </w:t>
      </w:r>
      <w:r>
        <w:rPr>
          <w:i/>
          <w:iCs/>
        </w:rPr>
        <w:t>go to the R console</w:t>
      </w:r>
      <w:r>
        <w:t xml:space="preserve"> within RStudio and execute</w:t>
      </w:r>
    </w:p>
    <w:p w14:paraId="005E2C27" w14:textId="77777777" w:rsidR="002F3927" w:rsidRDefault="00525CCF">
      <w:pPr>
        <w:pStyle w:val="SourceCode"/>
      </w:pPr>
      <w:r>
        <w:rPr>
          <w:rStyle w:val="FunctionTok"/>
        </w:rPr>
        <w:t>install.packages</w:t>
      </w:r>
      <w:r>
        <w:rPr>
          <w:rStyle w:val="NormalTok"/>
        </w:rPr>
        <w:t>(</w:t>
      </w:r>
      <w:r>
        <w:rPr>
          <w:rStyle w:val="StringTok"/>
        </w:rPr>
        <w:t>"tidyverse"</w:t>
      </w:r>
      <w:r>
        <w:rPr>
          <w:rStyle w:val="NormalTok"/>
        </w:rPr>
        <w:t>)</w:t>
      </w:r>
    </w:p>
    <w:p w14:paraId="37D093C8" w14:textId="77777777" w:rsidR="002F3927" w:rsidRDefault="00525CCF">
      <w:pPr>
        <w:pStyle w:val="FirstParagraph"/>
      </w:pPr>
      <w:r>
        <w:lastRenderedPageBreak/>
        <w:t xml:space="preserve">Having done this, then we can either load the ones we want to use individually within our </w:t>
      </w:r>
      <w:del w:id="62" w:author="Teresa Gibson" w:date="2025-01-30T15:23:00Z">
        <w:r w:rsidDel="00525CCF">
          <w:delText>quarto</w:delText>
        </w:r>
      </w:del>
      <w:ins w:id="63" w:author="Teresa Gibson" w:date="2025-01-30T15:23:00Z">
        <w:r>
          <w:t>Quarto</w:t>
        </w:r>
      </w:ins>
      <w:r>
        <w:t xml:space="preserve"> document, for example</w:t>
      </w:r>
    </w:p>
    <w:p w14:paraId="57C241AA" w14:textId="77777777" w:rsidR="002F3927" w:rsidRDefault="00525CCF">
      <w:pPr>
        <w:pStyle w:val="SourceCode"/>
      </w:pPr>
      <w:r>
        <w:rPr>
          <w:rStyle w:val="FunctionTok"/>
        </w:rPr>
        <w:t>library</w:t>
      </w:r>
      <w:r>
        <w:rPr>
          <w:rStyle w:val="NormalTok"/>
        </w:rPr>
        <w:t>(dplyr)</w:t>
      </w:r>
    </w:p>
    <w:p w14:paraId="525DEF19" w14:textId="77777777" w:rsidR="002F3927" w:rsidRDefault="00525CCF">
      <w:pPr>
        <w:pStyle w:val="FirstParagraph"/>
      </w:pPr>
      <w:r>
        <w:t>or load all of the core packages using</w:t>
      </w:r>
    </w:p>
    <w:p w14:paraId="78AA71D6" w14:textId="77777777" w:rsidR="002F3927" w:rsidRDefault="00525CCF">
      <w:pPr>
        <w:pStyle w:val="SourceCode"/>
      </w:pPr>
      <w:r>
        <w:rPr>
          <w:rStyle w:val="FunctionTok"/>
        </w:rPr>
        <w:t>library</w:t>
      </w:r>
      <w:r>
        <w:rPr>
          <w:rStyle w:val="NormalTok"/>
        </w:rPr>
        <w:t>(tidyverse)</w:t>
      </w:r>
    </w:p>
    <w:p w14:paraId="3DDE2431" w14:textId="77777777" w:rsidR="002F3927" w:rsidRDefault="00525CCF">
      <w:pPr>
        <w:pStyle w:val="FirstParagraph"/>
      </w:pPr>
      <w:r>
        <w:t xml:space="preserve">Non-core packages have to be loaded individually. For example, if we want to use </w:t>
      </w:r>
      <w:r>
        <w:rPr>
          <w:rStyle w:val="VerbatimChar"/>
        </w:rPr>
        <w:t>readxl</w:t>
      </w:r>
      <w:r>
        <w:t xml:space="preserve"> then we have to execute</w:t>
      </w:r>
    </w:p>
    <w:p w14:paraId="0E1F329D" w14:textId="77777777" w:rsidR="002F3927" w:rsidRDefault="00525CCF">
      <w:pPr>
        <w:pStyle w:val="SourceCode"/>
      </w:pPr>
      <w:r>
        <w:rPr>
          <w:rStyle w:val="FunctionTok"/>
        </w:rPr>
        <w:t>library</w:t>
      </w:r>
      <w:r>
        <w:rPr>
          <w:rStyle w:val="NormalTok"/>
        </w:rPr>
        <w:t>(readxl)</w:t>
      </w:r>
    </w:p>
    <w:p w14:paraId="5DE55719" w14:textId="77777777" w:rsidR="002F3927" w:rsidRDefault="00525CCF">
      <w:pPr>
        <w:pStyle w:val="FirstParagraph"/>
      </w:pPr>
      <w:r>
        <w:t>even if we have already loaded the tidyverse.</w:t>
      </w:r>
    </w:p>
    <w:p w14:paraId="424B3E69" w14:textId="77777777" w:rsidR="002F3927" w:rsidRDefault="00525CCF">
      <w:pPr>
        <w:pStyle w:val="Heading3"/>
      </w:pPr>
      <w:bookmarkStart w:id="64" w:name="the-here-function"/>
      <w:bookmarkEnd w:id="60"/>
      <w:r>
        <w:t xml:space="preserve">The </w:t>
      </w:r>
      <w:r>
        <w:rPr>
          <w:rStyle w:val="VerbatimChar"/>
        </w:rPr>
        <w:t>here()</w:t>
      </w:r>
      <w:r>
        <w:t xml:space="preserve"> function</w:t>
      </w:r>
    </w:p>
    <w:p w14:paraId="5BA6244D" w14:textId="77777777" w:rsidR="002F3927" w:rsidRDefault="00525CCF">
      <w:pPr>
        <w:pStyle w:val="FirstParagraph"/>
      </w:pPr>
      <w:r>
        <w:t xml:space="preserve">Another important package when getting started is the </w:t>
      </w:r>
      <w:r>
        <w:rPr>
          <w:rStyle w:val="VerbatimChar"/>
        </w:rPr>
        <w:t>here</w:t>
      </w:r>
      <w:r>
        <w:t xml:space="preserve"> package, which is incredibly useful for importing data and more generally locating files within your project. The function </w:t>
      </w:r>
      <w:r>
        <w:rPr>
          <w:rStyle w:val="VerbatimChar"/>
        </w:rPr>
        <w:t>here()</w:t>
      </w:r>
      <w:r>
        <w:t xml:space="preserve"> from within the package of the same name (</w:t>
      </w:r>
      <w:hyperlink w:anchor="ref-here">
        <w:r>
          <w:rPr>
            <w:rStyle w:val="Hyperlink"/>
          </w:rPr>
          <w:t>Müller, 2020</w:t>
        </w:r>
      </w:hyperlink>
      <w:r>
        <w:t>) returns the filepath of the project folder and will, therefore, make your life easier and your work portable.</w:t>
      </w:r>
    </w:p>
    <w:p w14:paraId="0FCB75DE" w14:textId="77777777" w:rsidR="002F3927" w:rsidRDefault="00525CCF">
      <w:pPr>
        <w:pStyle w:val="BodyText"/>
      </w:pPr>
      <w:r>
        <w:t xml:space="preserve">Let’s imagine you have a data file called </w:t>
      </w:r>
      <w:r>
        <w:rPr>
          <w:rStyle w:val="VerbatimChar"/>
        </w:rPr>
        <w:t>data.csv</w:t>
      </w:r>
      <w:r>
        <w:t xml:space="preserve"> (imaginative name), stored in a folder called </w:t>
      </w:r>
      <w:r>
        <w:rPr>
          <w:rStyle w:val="VerbatimChar"/>
        </w:rPr>
        <w:t>data</w:t>
      </w:r>
      <w:r>
        <w:t xml:space="preserve"> which is in a folder called </w:t>
      </w:r>
      <w:r>
        <w:rPr>
          <w:rStyle w:val="VerbatimChar"/>
        </w:rPr>
        <w:t>my_project</w:t>
      </w:r>
      <w:r>
        <w:t xml:space="preserve">. Imagine that this folder is on your hard drive in your main </w:t>
      </w:r>
      <w:r>
        <w:rPr>
          <w:rStyle w:val="VerbatimChar"/>
        </w:rPr>
        <w:t>Documents</w:t>
      </w:r>
      <w:r>
        <w:t xml:space="preserve"> folder, and that you use Windows. To enable R to access this file you would need to type the following filepath (assuming you’ve stolen my name):</w:t>
      </w:r>
    </w:p>
    <w:p w14:paraId="0B757B9A" w14:textId="77777777" w:rsidR="002F3927" w:rsidRDefault="00525CCF">
      <w:pPr>
        <w:pStyle w:val="SourceCode"/>
      </w:pPr>
      <w:r>
        <w:rPr>
          <w:rStyle w:val="NormalTok"/>
        </w:rPr>
        <w:t>C</w:t>
      </w:r>
      <w:r>
        <w:rPr>
          <w:rStyle w:val="SpecialCharTok"/>
        </w:rPr>
        <w:t>:</w:t>
      </w:r>
      <w:r>
        <w:rPr>
          <w:rStyle w:val="ErrorTok"/>
        </w:rPr>
        <w:t>/</w:t>
      </w:r>
      <w:r>
        <w:rPr>
          <w:rStyle w:val="NormalTok"/>
        </w:rPr>
        <w:t>Users</w:t>
      </w:r>
      <w:r>
        <w:rPr>
          <w:rStyle w:val="SpecialCharTok"/>
        </w:rPr>
        <w:t>/</w:t>
      </w:r>
      <w:r>
        <w:rPr>
          <w:rStyle w:val="NormalTok"/>
        </w:rPr>
        <w:t>andyfield</w:t>
      </w:r>
      <w:r>
        <w:rPr>
          <w:rStyle w:val="SpecialCharTok"/>
        </w:rPr>
        <w:t>/</w:t>
      </w:r>
      <w:r>
        <w:rPr>
          <w:rStyle w:val="NormalTok"/>
        </w:rPr>
        <w:t>Documents</w:t>
      </w:r>
      <w:r>
        <w:rPr>
          <w:rStyle w:val="SpecialCharTok"/>
        </w:rPr>
        <w:t>/</w:t>
      </w:r>
      <w:r>
        <w:rPr>
          <w:rStyle w:val="NormalTok"/>
        </w:rPr>
        <w:t>my_project</w:t>
      </w:r>
      <w:r>
        <w:rPr>
          <w:rStyle w:val="SpecialCharTok"/>
        </w:rPr>
        <w:t>/</w:t>
      </w:r>
      <w:r>
        <w:rPr>
          <w:rStyle w:val="NormalTok"/>
        </w:rPr>
        <w:t>data</w:t>
      </w:r>
      <w:r>
        <w:rPr>
          <w:rStyle w:val="SpecialCharTok"/>
        </w:rPr>
        <w:t>/</w:t>
      </w:r>
      <w:r>
        <w:rPr>
          <w:rStyle w:val="NormalTok"/>
        </w:rPr>
        <w:t>data.csv</w:t>
      </w:r>
    </w:p>
    <w:p w14:paraId="35136E08" w14:textId="77777777" w:rsidR="002F3927" w:rsidRDefault="00525CCF">
      <w:pPr>
        <w:pStyle w:val="FirstParagraph"/>
      </w:pPr>
      <w:r>
        <w:t>If your colleague tries to run your code, it will fail because they will be using their computer, not yours, and the data will be stored somewhere else. If you change computer, your code will fail unless you set it up exactly like your old one. However, by using a project folder we can access the data file with</w:t>
      </w:r>
    </w:p>
    <w:p w14:paraId="4570ED64" w14:textId="77777777" w:rsidR="002F3927" w:rsidRDefault="00525CCF">
      <w:pPr>
        <w:pStyle w:val="SourceCode"/>
      </w:pPr>
      <w:r>
        <w:rPr>
          <w:rStyle w:val="FunctionTok"/>
        </w:rPr>
        <w:lastRenderedPageBreak/>
        <w:t>here</w:t>
      </w:r>
      <w:r>
        <w:rPr>
          <w:rStyle w:val="NormalTok"/>
        </w:rPr>
        <w:t>(</w:t>
      </w:r>
      <w:r>
        <w:rPr>
          <w:rStyle w:val="StringTok"/>
        </w:rPr>
        <w:t>"data/data.csv"</w:t>
      </w:r>
      <w:r>
        <w:rPr>
          <w:rStyle w:val="NormalTok"/>
        </w:rPr>
        <w:t>)</w:t>
      </w:r>
    </w:p>
    <w:p w14:paraId="184FEFEB" w14:textId="77777777" w:rsidR="002F3927" w:rsidRDefault="00525CCF">
      <w:pPr>
        <w:pStyle w:val="FirstParagraph"/>
      </w:pPr>
      <w:r>
        <w:t xml:space="preserve">which says “look for a folder called </w:t>
      </w:r>
      <w:r>
        <w:rPr>
          <w:rStyle w:val="VerbatimChar"/>
        </w:rPr>
        <w:t>data</w:t>
      </w:r>
      <w:r>
        <w:t xml:space="preserve"> within my project, and within that look for a file called </w:t>
      </w:r>
      <w:r>
        <w:rPr>
          <w:rStyle w:val="VerbatimChar"/>
        </w:rPr>
        <w:t>data.csv</w:t>
      </w:r>
      <w:r>
        <w:t xml:space="preserve">”. This code will work on any computer because </w:t>
      </w:r>
      <w:r>
        <w:rPr>
          <w:rStyle w:val="VerbatimChar"/>
        </w:rPr>
        <w:t>here()</w:t>
      </w:r>
      <w:r>
        <w:t xml:space="preserve"> finds the location of the current project, wherever it may be (e.g., “C:/Users/andyfield/Documents/my_project/”), and then adds the text within the function to the end of it. Wherever you have saved you project folder, </w:t>
      </w:r>
      <w:r>
        <w:rPr>
          <w:rStyle w:val="VerbatimChar"/>
        </w:rPr>
        <w:t>here()</w:t>
      </w:r>
      <w:r>
        <w:t xml:space="preserve"> will find it.</w:t>
      </w:r>
    </w:p>
    <w:p w14:paraId="4DB3D500" w14:textId="77777777" w:rsidR="002F3927" w:rsidRDefault="00525CCF">
      <w:pPr>
        <w:pStyle w:val="Heading3"/>
      </w:pPr>
      <w:bookmarkStart w:id="65" w:name="housekeeping"/>
      <w:bookmarkEnd w:id="64"/>
      <w:r>
        <w:t>Housekeeping</w:t>
      </w:r>
    </w:p>
    <w:p w14:paraId="06FF378C" w14:textId="77777777" w:rsidR="002F3927" w:rsidRDefault="00525CCF">
      <w:pPr>
        <w:pStyle w:val="FirstParagraph"/>
      </w:pPr>
      <w:r>
        <w:t xml:space="preserve">Although you can load packages within any code chunk within your </w:t>
      </w:r>
      <w:del w:id="66" w:author="Teresa Gibson" w:date="2025-01-30T15:23:00Z">
        <w:r w:rsidDel="00525CCF">
          <w:delText>quarto</w:delText>
        </w:r>
      </w:del>
      <w:ins w:id="67" w:author="Teresa Gibson" w:date="2025-01-30T15:23:00Z">
        <w:r>
          <w:t>Quarto</w:t>
        </w:r>
      </w:ins>
      <w:r>
        <w:t xml:space="preserve"> document, we suggest loading them all in your first code chunk. Doing so allows you to easily keep track of the packages that the document depends upon and ensures that all the packages you need are loaded at the start of the rendering process. We’d also recommend loading them in alphabetic order to help avoid accidentally loading packages twice!</w:t>
      </w:r>
    </w:p>
    <w:p w14:paraId="0802A179" w14:textId="77777777" w:rsidR="002F3927" w:rsidRDefault="00525CCF">
      <w:pPr>
        <w:pStyle w:val="BodyText"/>
      </w:pPr>
      <w:r>
        <w:t>To follow our example analysis you will need to install the packages listed below, and then you’re first code chunk should load them as follows:</w:t>
      </w:r>
    </w:p>
    <w:p w14:paraId="67F9477E" w14:textId="77777777" w:rsidR="002F3927" w:rsidRDefault="00525CCF">
      <w:pPr>
        <w:pStyle w:val="SourceCode"/>
      </w:pPr>
      <w:r>
        <w:rPr>
          <w:rStyle w:val="FunctionTok"/>
        </w:rPr>
        <w:t>library</w:t>
      </w:r>
      <w:r>
        <w:rPr>
          <w:rStyle w:val="NormalTok"/>
        </w:rPr>
        <w:t>(correlation)</w:t>
      </w:r>
      <w:r>
        <w:br/>
      </w:r>
      <w:r>
        <w:rPr>
          <w:rStyle w:val="FunctionTok"/>
        </w:rPr>
        <w:t>library</w:t>
      </w:r>
      <w:r>
        <w:rPr>
          <w:rStyle w:val="NormalTok"/>
        </w:rPr>
        <w:t>(here)</w:t>
      </w:r>
      <w:r>
        <w:br/>
      </w:r>
      <w:r>
        <w:rPr>
          <w:rStyle w:val="FunctionTok"/>
        </w:rPr>
        <w:t>library</w:t>
      </w:r>
      <w:r>
        <w:rPr>
          <w:rStyle w:val="NormalTok"/>
        </w:rPr>
        <w:t>(knitr)</w:t>
      </w:r>
      <w:r>
        <w:br/>
      </w:r>
      <w:r>
        <w:rPr>
          <w:rStyle w:val="FunctionTok"/>
        </w:rPr>
        <w:t>library</w:t>
      </w:r>
      <w:r>
        <w:rPr>
          <w:rStyle w:val="NormalTok"/>
        </w:rPr>
        <w:t>(parameters)</w:t>
      </w:r>
      <w:r>
        <w:br/>
      </w:r>
      <w:r>
        <w:rPr>
          <w:rStyle w:val="FunctionTok"/>
        </w:rPr>
        <w:t>library</w:t>
      </w:r>
      <w:r>
        <w:rPr>
          <w:rStyle w:val="NormalTok"/>
        </w:rPr>
        <w:t>(performance)</w:t>
      </w:r>
      <w:r>
        <w:br/>
      </w:r>
      <w:r>
        <w:rPr>
          <w:rStyle w:val="FunctionTok"/>
        </w:rPr>
        <w:t>library</w:t>
      </w:r>
      <w:r>
        <w:rPr>
          <w:rStyle w:val="NormalTok"/>
        </w:rPr>
        <w:t>(readxl)</w:t>
      </w:r>
      <w:r>
        <w:br/>
      </w:r>
      <w:r>
        <w:rPr>
          <w:rStyle w:val="FunctionTok"/>
        </w:rPr>
        <w:t>library</w:t>
      </w:r>
      <w:r>
        <w:rPr>
          <w:rStyle w:val="NormalTok"/>
        </w:rPr>
        <w:t>(tidyverse)</w:t>
      </w:r>
    </w:p>
    <w:p w14:paraId="613890E0" w14:textId="77777777" w:rsidR="002F3927" w:rsidRDefault="00525CCF">
      <w:pPr>
        <w:pStyle w:val="Heading2"/>
      </w:pPr>
      <w:bookmarkStart w:id="68" w:name="code-fundamentals"/>
      <w:bookmarkEnd w:id="22"/>
      <w:bookmarkEnd w:id="65"/>
      <w:r>
        <w:lastRenderedPageBreak/>
        <w:t>Code fundamentals</w:t>
      </w:r>
    </w:p>
    <w:p w14:paraId="521AD4FD" w14:textId="77777777" w:rsidR="002F3927" w:rsidRDefault="00525CCF">
      <w:pPr>
        <w:pStyle w:val="FirstParagraph"/>
      </w:pPr>
      <w:r>
        <w:t xml:space="preserve">Let’s assume you have a </w:t>
      </w:r>
      <w:del w:id="69" w:author="Teresa Gibson" w:date="2025-01-30T15:23:00Z">
        <w:r w:rsidDel="00525CCF">
          <w:delText>quarto</w:delText>
        </w:r>
      </w:del>
      <w:ins w:id="70" w:author="Teresa Gibson" w:date="2025-01-30T15:23:00Z">
        <w:r>
          <w:t>Quarto</w:t>
        </w:r>
      </w:ins>
      <w:r>
        <w:t xml:space="preserve"> document up and running and perhaps you have written some text to remind you about what you are about to do and why. Sooner or later you will want to do something using R. To do so you need to insert a code chunk by pressing simultaneously the </w:t>
      </w:r>
      <w:r>
        <w:rPr>
          <w:i/>
          <w:iCs/>
        </w:rPr>
        <w:t>Ctrl</w:t>
      </w:r>
      <w:r>
        <w:t xml:space="preserve">, </w:t>
      </w:r>
      <w:r>
        <w:rPr>
          <w:i/>
          <w:iCs/>
        </w:rPr>
        <w:t>Alt</w:t>
      </w:r>
      <w:r>
        <w:t xml:space="preserve"> and </w:t>
      </w:r>
      <w:r>
        <w:rPr>
          <w:i/>
          <w:iCs/>
        </w:rPr>
        <w:t>i</w:t>
      </w:r>
      <w:r>
        <w:t xml:space="preserve"> keys (Windows and Linux) or </w:t>
      </w:r>
      <w:r>
        <w:rPr>
          <w:i/>
          <w:iCs/>
        </w:rPr>
        <w:t>Cmd</w:t>
      </w:r>
      <w:r>
        <w:t xml:space="preserve">, </w:t>
      </w:r>
      <w:r>
        <w:rPr>
          <w:i/>
          <w:iCs/>
        </w:rPr>
        <w:t>Option</w:t>
      </w:r>
      <w:r>
        <w:t xml:space="preserve"> and </w:t>
      </w:r>
      <w:r>
        <w:rPr>
          <w:i/>
          <w:iCs/>
        </w:rPr>
        <w:t>i</w:t>
      </w:r>
      <w:r>
        <w:t xml:space="preserve"> on MacOS. This creates an area with a darker background that will have </w:t>
      </w:r>
      <w:r>
        <w:rPr>
          <w:rStyle w:val="VerbatimChar"/>
        </w:rPr>
        <w:t>{r}</w:t>
      </w:r>
      <w:r>
        <w:t xml:space="preserve"> at the top (</w:t>
      </w:r>
      <w:hyperlink w:anchor="fig-codechunk">
        <w:r>
          <w:rPr>
            <w:rStyle w:val="Hyperlink"/>
          </w:rPr>
          <w:t>Figure 2</w:t>
        </w:r>
      </w:hyperlink>
      <w:r>
        <w:t xml:space="preserve">). Anything typed within this area will be processed by R when the document renders. You can put as much code as you want in a single code chunk. At the extreme you could have a single code chunk in your </w:t>
      </w:r>
      <w:del w:id="71" w:author="Teresa Gibson" w:date="2025-01-30T15:23:00Z">
        <w:r w:rsidDel="00525CCF">
          <w:delText>quarto</w:delText>
        </w:r>
      </w:del>
      <w:ins w:id="72" w:author="Teresa Gibson" w:date="2025-01-30T15:23:00Z">
        <w:r>
          <w:t>Quarto</w:t>
        </w:r>
      </w:ins>
      <w:r>
        <w:t xml:space="preserve"> document that does everything. However, it is better to break an analysis up into separate code chunks that relate to specific parts of your analysis, and to prepare tables and plots in self-contained code chunks.</w:t>
      </w:r>
    </w:p>
    <w:p w14:paraId="6A69D229" w14:textId="77777777" w:rsidR="002F3927" w:rsidRDefault="00525CCF">
      <w:pPr>
        <w:pStyle w:val="BodyText"/>
      </w:pPr>
      <w:r>
        <w:t xml:space="preserve">You can process code while working on a </w:t>
      </w:r>
      <w:del w:id="73" w:author="Teresa Gibson" w:date="2025-01-30T15:23:00Z">
        <w:r w:rsidDel="00525CCF">
          <w:delText>quarto</w:delText>
        </w:r>
      </w:del>
      <w:ins w:id="74" w:author="Teresa Gibson" w:date="2025-01-30T15:23:00Z">
        <w:r>
          <w:t>Quarto</w:t>
        </w:r>
      </w:ins>
      <w:r>
        <w:t xml:space="preserve"> document, which is known as </w:t>
      </w:r>
      <w:r>
        <w:rPr>
          <w:i/>
          <w:iCs/>
        </w:rPr>
        <w:t>executing</w:t>
      </w:r>
      <w:r>
        <w:t xml:space="preserve"> or </w:t>
      </w:r>
      <w:r>
        <w:rPr>
          <w:i/>
          <w:iCs/>
        </w:rPr>
        <w:t>running</w:t>
      </w:r>
      <w:r>
        <w:t xml:space="preserve"> the code. Running code as you write it is useful for seeing the results that you want to report and interpret without needing to render the entire document. Note in </w:t>
      </w:r>
      <w:hyperlink w:anchor="fig-codechunk">
        <w:r>
          <w:rPr>
            <w:rStyle w:val="Hyperlink"/>
          </w:rPr>
          <w:t>Figure 2</w:t>
        </w:r>
      </w:hyperlink>
      <w:r>
        <w:t xml:space="preserve"> that code chunks have three icons. From left-to-right, the first opens a dialog box to set options for the code chunk; the second executes all of the previous code chunks; and the last executes all of the code in the code chunk. The results of the code will be displayed below the code chunk in </w:t>
      </w:r>
      <w:del w:id="75" w:author="Teresa Gibson" w:date="2025-01-30T15:23:00Z">
        <w:r w:rsidDel="00525CCF">
          <w:delText>quarto</w:delText>
        </w:r>
      </w:del>
      <w:ins w:id="76" w:author="Teresa Gibson" w:date="2025-01-30T15:23:00Z">
        <w:r>
          <w:t>Quarto</w:t>
        </w:r>
      </w:ins>
      <w:r>
        <w:t xml:space="preserve">. You can also execute specific parts of your code by selecting it and pressing the </w:t>
      </w:r>
      <w:r>
        <w:rPr>
          <w:i/>
          <w:iCs/>
        </w:rPr>
        <w:t>Ctrl</w:t>
      </w:r>
      <w:r>
        <w:t xml:space="preserve"> (</w:t>
      </w:r>
      <w:r>
        <w:rPr>
          <w:i/>
          <w:iCs/>
        </w:rPr>
        <w:t>Cmd</w:t>
      </w:r>
      <w:r>
        <w:t xml:space="preserve"> on MacOS) and then the return key of your keyboard.</w:t>
      </w:r>
    </w:p>
    <w:p w14:paraId="78B07071" w14:textId="77777777" w:rsidR="002F3927" w:rsidRDefault="00525CCF">
      <w:pPr>
        <w:pStyle w:val="Heading3"/>
      </w:pPr>
      <w:bookmarkStart w:id="77" w:name="creating-objects"/>
      <w:r>
        <w:t>Creating objects</w:t>
      </w:r>
    </w:p>
    <w:p w14:paraId="23D6A16E" w14:textId="77777777" w:rsidR="002F3927" w:rsidRDefault="00525CCF">
      <w:pPr>
        <w:pStyle w:val="FirstParagraph"/>
      </w:pPr>
      <w:r>
        <w:t>Most commands in R have a common structure which can be summed up as:</w:t>
      </w:r>
    </w:p>
    <w:p w14:paraId="7BFBAE88" w14:textId="77777777" w:rsidR="002F3927" w:rsidRDefault="00525CCF">
      <w:pPr>
        <w:pStyle w:val="SourceCode"/>
      </w:pPr>
      <w:r>
        <w:rPr>
          <w:rStyle w:val="NormalTok"/>
        </w:rPr>
        <w:t xml:space="preserve">object </w:t>
      </w:r>
      <w:r>
        <w:rPr>
          <w:rStyle w:val="OtherTok"/>
        </w:rPr>
        <w:t>&lt;-</w:t>
      </w:r>
      <w:r>
        <w:rPr>
          <w:rStyle w:val="NormalTok"/>
        </w:rPr>
        <w:t xml:space="preserve"> instructions</w:t>
      </w:r>
    </w:p>
    <w:p w14:paraId="016392BE" w14:textId="77777777" w:rsidR="002F3927" w:rsidRDefault="00525CCF">
      <w:pPr>
        <w:pStyle w:val="FirstParagraph"/>
      </w:pPr>
      <w:r>
        <w:lastRenderedPageBreak/>
        <w:t xml:space="preserve">The thing on the left is something you wish to create that you have decided to name ‘object’ (but you could have named it something else), and on the right will be some instructions about how to create it. In the middle is an arrow an arrow (&lt;-) known as the </w:t>
      </w:r>
      <w:r>
        <w:rPr>
          <w:i/>
          <w:iCs/>
        </w:rPr>
        <w:t>assignment operator</w:t>
      </w:r>
      <w:r>
        <w:t>, so called because it assigns what’s on the right to the name on the left.</w:t>
      </w:r>
    </w:p>
    <w:p w14:paraId="640135E6" w14:textId="77777777" w:rsidR="002F3927" w:rsidRDefault="00525CCF">
      <w:pPr>
        <w:pStyle w:val="BodyText"/>
      </w:pPr>
      <w:r>
        <w:t>You can create many different types of ‘object’; some examples are a table of data, a table of results, a statistical model, output from a statistical model, or a plot. For example, if we want to fit a linear model (regression) we can do this using code that has this general structure:</w:t>
      </w:r>
    </w:p>
    <w:p w14:paraId="1D7D9F36" w14:textId="77777777" w:rsidR="002F3927" w:rsidRDefault="00525CCF">
      <w:pPr>
        <w:pStyle w:val="SourceCode"/>
      </w:pPr>
      <w:r>
        <w:rPr>
          <w:rStyle w:val="NormalTok"/>
        </w:rPr>
        <w:t xml:space="preserve">my_lm </w:t>
      </w:r>
      <w:r>
        <w:rPr>
          <w:rStyle w:val="OtherTok"/>
        </w:rPr>
        <w:t>&lt;-</w:t>
      </w:r>
      <w:r>
        <w:rPr>
          <w:rStyle w:val="NormalTok"/>
        </w:rPr>
        <w:t xml:space="preserve"> </w:t>
      </w:r>
      <w:r>
        <w:rPr>
          <w:rStyle w:val="FunctionTok"/>
        </w:rPr>
        <w:t>lm</w:t>
      </w:r>
      <w:r>
        <w:rPr>
          <w:rStyle w:val="NormalTok"/>
        </w:rPr>
        <w:t>()</w:t>
      </w:r>
    </w:p>
    <w:p w14:paraId="775193B6" w14:textId="77777777" w:rsidR="002F3927" w:rsidRDefault="00525CCF">
      <w:pPr>
        <w:pStyle w:val="FirstParagraph"/>
      </w:pPr>
      <w:r>
        <w:t xml:space="preserve">The left hand side tells R to store the object we create using the name ‘my_lm’, and the right hand side tells R to use a function called </w:t>
      </w:r>
      <w:r>
        <w:rPr>
          <w:rStyle w:val="VerbatimChar"/>
        </w:rPr>
        <w:t>lm()</w:t>
      </w:r>
      <w:r>
        <w:t xml:space="preserve"> (the lm stands for linear model) to create it. So, what is a function?</w:t>
      </w:r>
    </w:p>
    <w:p w14:paraId="0F9C96B2" w14:textId="77777777" w:rsidR="002F3927" w:rsidRDefault="00525CCF">
      <w:pPr>
        <w:pStyle w:val="BodyText"/>
      </w:pPr>
      <w:r>
        <w:t xml:space="preserve">A </w:t>
      </w:r>
      <w:r>
        <w:rPr>
          <w:i/>
          <w:iCs/>
        </w:rPr>
        <w:t>function</w:t>
      </w:r>
      <w:r>
        <w:t xml:space="preserve"> is a bit of code that someone has written (and that you can write yourself) and takes the form </w:t>
      </w:r>
      <w:r>
        <w:rPr>
          <w:rStyle w:val="VerbatimChar"/>
        </w:rPr>
        <w:t>name_of_function()</w:t>
      </w:r>
      <w:r>
        <w:t xml:space="preserve">. Some examples of functions are </w:t>
      </w:r>
      <w:r>
        <w:rPr>
          <w:rStyle w:val="VerbatimChar"/>
        </w:rPr>
        <w:t>lm()</w:t>
      </w:r>
      <w:r>
        <w:t xml:space="preserve">, </w:t>
      </w:r>
      <w:r>
        <w:rPr>
          <w:rStyle w:val="VerbatimChar"/>
        </w:rPr>
        <w:t>mutate()</w:t>
      </w:r>
      <w:r>
        <w:t xml:space="preserve">, and </w:t>
      </w:r>
      <w:r>
        <w:rPr>
          <w:rStyle w:val="VerbatimChar"/>
        </w:rPr>
        <w:t>ggplot()</w:t>
      </w:r>
      <w:r>
        <w:t xml:space="preserve">. Within the brackets you specify pre-defined ‘options’ known as arguments, which vary across functions but essentially tell the function what you want it to do. For example, the </w:t>
      </w:r>
      <w:r>
        <w:rPr>
          <w:rStyle w:val="VerbatimChar"/>
        </w:rPr>
        <w:t>lm()</w:t>
      </w:r>
      <w:r>
        <w:t xml:space="preserve"> function, as a bare minimum, needs two arguments to be set, one is labelled ‘formula’ and the other ‘data’, so we could include these arguments in our code above:</w:t>
      </w:r>
    </w:p>
    <w:p w14:paraId="054DDB99" w14:textId="77777777" w:rsidR="002F3927" w:rsidRDefault="00525CCF">
      <w:pPr>
        <w:pStyle w:val="SourceCode"/>
      </w:pPr>
      <w:r>
        <w:rPr>
          <w:rStyle w:val="NormalTok"/>
        </w:rPr>
        <w:t xml:space="preserve">my_lm </w:t>
      </w:r>
      <w:r>
        <w:rPr>
          <w:rStyle w:val="OtherTok"/>
        </w:rPr>
        <w:t>&lt;-</w:t>
      </w:r>
      <w:r>
        <w:rPr>
          <w:rStyle w:val="NormalTok"/>
        </w:rPr>
        <w:t xml:space="preserve"> </w:t>
      </w:r>
      <w:r>
        <w:rPr>
          <w:rStyle w:val="FunctionTok"/>
        </w:rPr>
        <w:t>lm</w:t>
      </w:r>
      <w:r>
        <w:rPr>
          <w:rStyle w:val="NormalTok"/>
        </w:rPr>
        <w:t>(formula, data)</w:t>
      </w:r>
    </w:p>
    <w:p w14:paraId="16EE2126" w14:textId="77777777" w:rsidR="002F3927" w:rsidRDefault="00525CCF">
      <w:pPr>
        <w:pStyle w:val="FirstParagraph"/>
      </w:pPr>
      <w:r>
        <w:t xml:space="preserve">Arguments are always separated by commas and require you to specify a value using </w:t>
      </w:r>
      <w:r>
        <w:rPr>
          <w:rStyle w:val="VerbatimChar"/>
        </w:rPr>
        <w:t>=</w:t>
      </w:r>
      <w:r>
        <w:t xml:space="preserve">. (Sometimes arguments have default values in which case you don’t need to include them unless you want to override that default.) The </w:t>
      </w:r>
      <w:r>
        <w:rPr>
          <w:rStyle w:val="VerbatimChar"/>
        </w:rPr>
        <w:t>lm()</w:t>
      </w:r>
      <w:r>
        <w:t xml:space="preserve"> function needs a formula specifying the linear model that you want, which takes the form </w:t>
      </w:r>
      <w:r>
        <w:rPr>
          <w:rStyle w:val="VerbatimChar"/>
        </w:rPr>
        <w:t>y ~ x</w:t>
      </w:r>
      <w:r>
        <w:t xml:space="preserve"> for one predictor and </w:t>
      </w:r>
      <w:r>
        <w:rPr>
          <w:rStyle w:val="VerbatimChar"/>
        </w:rPr>
        <w:t>y ~ x1 + x2 + ... xn</w:t>
      </w:r>
      <w:r>
        <w:t xml:space="preserve"> for multiple predictors. In each formula the ‘y’ and all the terms starting with ‘x’ need to be </w:t>
      </w:r>
      <w:r>
        <w:lastRenderedPageBreak/>
        <w:t xml:space="preserve">replaced with the names of variable within your data object. You also need to tell the function where to find the data using the </w:t>
      </w:r>
      <w:r>
        <w:rPr>
          <w:rStyle w:val="VerbatimChar"/>
        </w:rPr>
        <w:t>data</w:t>
      </w:r>
      <w:r>
        <w:t xml:space="preserve"> argument. For example, let’s say we wanted to predict a variable called ‘happiness’ from another variable called ‘relationship_satisfaction’ and these variables were stored in an object called ‘happy_data’ then we could fit the model as follows:</w:t>
      </w:r>
    </w:p>
    <w:p w14:paraId="487A7ADB" w14:textId="77777777" w:rsidR="002F3927" w:rsidRDefault="00525CCF">
      <w:pPr>
        <w:pStyle w:val="SourceCode"/>
      </w:pPr>
      <w:r>
        <w:rPr>
          <w:rStyle w:val="NormalTok"/>
        </w:rPr>
        <w:t xml:space="preserve">happy_lm </w:t>
      </w:r>
      <w:r>
        <w:rPr>
          <w:rStyle w:val="OtherTok"/>
        </w:rPr>
        <w:t>&lt;-</w:t>
      </w:r>
      <w:r>
        <w:rPr>
          <w:rStyle w:val="NormalTok"/>
        </w:rPr>
        <w:t xml:space="preserve"> </w:t>
      </w:r>
      <w:r>
        <w:rPr>
          <w:rStyle w:val="FunctionTok"/>
        </w:rPr>
        <w:t>lm</w:t>
      </w:r>
      <w:r>
        <w:rPr>
          <w:rStyle w:val="NormalTok"/>
        </w:rPr>
        <w:t>(</w:t>
      </w:r>
      <w:r>
        <w:rPr>
          <w:rStyle w:val="AttributeTok"/>
        </w:rPr>
        <w:t>formula =</w:t>
      </w:r>
      <w:r>
        <w:rPr>
          <w:rStyle w:val="NormalTok"/>
        </w:rPr>
        <w:t xml:space="preserve"> happiness </w:t>
      </w:r>
      <w:r>
        <w:rPr>
          <w:rStyle w:val="SpecialCharTok"/>
        </w:rPr>
        <w:t>~</w:t>
      </w:r>
      <w:r>
        <w:rPr>
          <w:rStyle w:val="NormalTok"/>
        </w:rPr>
        <w:t xml:space="preserve"> relationship_satisfaction, </w:t>
      </w:r>
      <w:r>
        <w:rPr>
          <w:rStyle w:val="AttributeTok"/>
        </w:rPr>
        <w:t>data =</w:t>
      </w:r>
      <w:r>
        <w:rPr>
          <w:rStyle w:val="NormalTok"/>
        </w:rPr>
        <w:t xml:space="preserve"> happy_data)</w:t>
      </w:r>
    </w:p>
    <w:p w14:paraId="1DC80B69" w14:textId="77777777" w:rsidR="002F3927" w:rsidRDefault="00525CCF">
      <w:pPr>
        <w:pStyle w:val="FirstParagraph"/>
      </w:pPr>
      <w:r>
        <w:t xml:space="preserve">Executing this code will fit an OLS linear model that predicts happiness from relationship satisfaction and stores it in an object called </w:t>
      </w:r>
      <w:r>
        <w:rPr>
          <w:rStyle w:val="VerbatimChar"/>
        </w:rPr>
        <w:t>happy_lm</w:t>
      </w:r>
      <w:r>
        <w:t xml:space="preserve">. We can extract from that object information such as model parameter estimates, fit statistics, residuals and so on because once an object has been created it is stored in R’s memory. For example, if we have loaded the </w:t>
      </w:r>
      <w:r>
        <w:rPr>
          <w:rStyle w:val="VerbatimChar"/>
        </w:rPr>
        <w:t>parameters</w:t>
      </w:r>
      <w:r>
        <w:t xml:space="preserve"> package within our </w:t>
      </w:r>
      <w:del w:id="78" w:author="Teresa Gibson" w:date="2025-01-30T15:23:00Z">
        <w:r w:rsidDel="00525CCF">
          <w:delText>quarto</w:delText>
        </w:r>
      </w:del>
      <w:ins w:id="79" w:author="Teresa Gibson" w:date="2025-01-30T15:23:00Z">
        <w:r>
          <w:t>Quarto</w:t>
        </w:r>
      </w:ins>
      <w:r>
        <w:t xml:space="preserve"> document</w:t>
      </w:r>
    </w:p>
    <w:p w14:paraId="1E6A8B8C" w14:textId="77777777" w:rsidR="002F3927" w:rsidRDefault="00525CCF">
      <w:pPr>
        <w:pStyle w:val="SourceCode"/>
      </w:pPr>
      <w:r>
        <w:rPr>
          <w:rStyle w:val="FunctionTok"/>
        </w:rPr>
        <w:t>library</w:t>
      </w:r>
      <w:r>
        <w:rPr>
          <w:rStyle w:val="NormalTok"/>
        </w:rPr>
        <w:t>(parameters)</w:t>
      </w:r>
    </w:p>
    <w:p w14:paraId="78782983" w14:textId="77777777" w:rsidR="002F3927" w:rsidRDefault="00525CCF">
      <w:pPr>
        <w:pStyle w:val="FirstParagraph"/>
      </w:pPr>
      <w:r>
        <w:t xml:space="preserve">we could use the </w:t>
      </w:r>
      <w:r>
        <w:rPr>
          <w:rStyle w:val="VerbatimChar"/>
        </w:rPr>
        <w:t>model_parameters</w:t>
      </w:r>
      <w:r>
        <w:t xml:space="preserve"> function from that package to extract the table of coefficients from our linear model by executing</w:t>
      </w:r>
    </w:p>
    <w:p w14:paraId="34DD7483" w14:textId="77777777" w:rsidR="002F3927" w:rsidRDefault="00525CCF">
      <w:pPr>
        <w:pStyle w:val="SourceCode"/>
      </w:pPr>
      <w:r>
        <w:rPr>
          <w:rStyle w:val="VerbatimChar"/>
        </w:rPr>
        <w:t>model_parameters(happy_lm)</w:t>
      </w:r>
    </w:p>
    <w:p w14:paraId="2ECB8B0D" w14:textId="77777777" w:rsidR="002F3927" w:rsidRDefault="00525CCF">
      <w:pPr>
        <w:pStyle w:val="Heading3"/>
      </w:pPr>
      <w:bookmarkStart w:id="80" w:name="naming-objects"/>
      <w:bookmarkEnd w:id="77"/>
      <w:r>
        <w:t>Naming objects</w:t>
      </w:r>
    </w:p>
    <w:p w14:paraId="51A233CF" w14:textId="77777777" w:rsidR="002F3927" w:rsidRDefault="00525CCF">
      <w:pPr>
        <w:pStyle w:val="FirstParagraph"/>
      </w:pPr>
      <w:r>
        <w:t xml:space="preserve">R is case sensitive, meaning that it will treat an object called </w:t>
      </w:r>
      <w:r>
        <w:rPr>
          <w:rStyle w:val="VerbatimChar"/>
        </w:rPr>
        <w:t>happy_lm</w:t>
      </w:r>
      <w:r>
        <w:t xml:space="preserve"> as being completely different to an object called </w:t>
      </w:r>
      <w:r>
        <w:rPr>
          <w:rStyle w:val="VerbatimChar"/>
        </w:rPr>
        <w:t>Happy_lm</w:t>
      </w:r>
      <w:r>
        <w:t>. Humans are way more fallible to ignoring the case of letters so this case sensitivity is a common causes of R throwing an error. There are other conventions about which you need to be aware too. As a brief summary of the style recommended in Field (</w:t>
      </w:r>
      <w:hyperlink w:anchor="ref-fielddsr22026">
        <w:r>
          <w:rPr>
            <w:rStyle w:val="Hyperlink"/>
          </w:rPr>
          <w:t>2026</w:t>
        </w:r>
      </w:hyperlink>
      <w:r>
        <w:t>):</w:t>
      </w:r>
    </w:p>
    <w:p w14:paraId="56AA6DFB" w14:textId="77777777" w:rsidR="002F3927" w:rsidRDefault="00525CCF">
      <w:pPr>
        <w:pStyle w:val="Compact"/>
        <w:numPr>
          <w:ilvl w:val="0"/>
          <w:numId w:val="25"/>
        </w:numPr>
      </w:pPr>
      <w:r>
        <w:t>Always use lower case letters to name things.</w:t>
      </w:r>
    </w:p>
    <w:p w14:paraId="634A1198" w14:textId="77777777" w:rsidR="002F3927" w:rsidRDefault="00525CCF">
      <w:pPr>
        <w:pStyle w:val="Compact"/>
        <w:numPr>
          <w:ilvl w:val="0"/>
          <w:numId w:val="25"/>
        </w:numPr>
      </w:pPr>
      <w:r>
        <w:lastRenderedPageBreak/>
        <w:t>R treats a space as seapareting objects so you will get errors if you use spaces in object names, instead use an underscore (e.g. </w:t>
      </w:r>
      <w:r>
        <w:rPr>
          <w:rStyle w:val="VerbatimChar"/>
        </w:rPr>
        <w:t>relationship_satisfaction</w:t>
      </w:r>
      <w:r>
        <w:t xml:space="preserve"> not </w:t>
      </w:r>
      <w:r>
        <w:rPr>
          <w:rStyle w:val="VerbatimChar"/>
        </w:rPr>
        <w:t>relationship satisfaction</w:t>
      </w:r>
      <w:r>
        <w:t>).</w:t>
      </w:r>
    </w:p>
    <w:p w14:paraId="2B91E523" w14:textId="77777777" w:rsidR="002F3927" w:rsidRDefault="00525CCF">
      <w:pPr>
        <w:pStyle w:val="Compact"/>
        <w:numPr>
          <w:ilvl w:val="0"/>
          <w:numId w:val="25"/>
        </w:numPr>
      </w:pPr>
      <w:r>
        <w:t xml:space="preserve">Be concise and meaningful. So, </w:t>
      </w:r>
      <w:r>
        <w:rPr>
          <w:rStyle w:val="VerbatimChar"/>
        </w:rPr>
        <w:t>relationship_satisfaction</w:t>
      </w:r>
      <w:r>
        <w:t xml:space="preserve"> probably fits the bill (although maybe we could truncate to something like </w:t>
      </w:r>
      <w:r>
        <w:rPr>
          <w:rStyle w:val="VerbatimChar"/>
        </w:rPr>
        <w:t>relation_satis</w:t>
      </w:r>
      <w:r>
        <w:t xml:space="preserve"> without losing meaning). A name like </w:t>
      </w:r>
      <w:r>
        <w:rPr>
          <w:rStyle w:val="VerbatimChar"/>
        </w:rPr>
        <w:t>scores_on_the_meaningfullness_of_my_relationships_scale</w:t>
      </w:r>
      <w:r>
        <w:t xml:space="preserve"> is meaningful but too long, and </w:t>
      </w:r>
      <w:r>
        <w:rPr>
          <w:rStyle w:val="VerbatimChar"/>
        </w:rPr>
        <w:t>rs</w:t>
      </w:r>
      <w:r>
        <w:t xml:space="preserve"> is concise but not meaningful.</w:t>
      </w:r>
    </w:p>
    <w:p w14:paraId="17103F4B" w14:textId="77777777" w:rsidR="002F3927" w:rsidRDefault="00525CCF">
      <w:pPr>
        <w:pStyle w:val="Compact"/>
        <w:numPr>
          <w:ilvl w:val="0"/>
          <w:numId w:val="25"/>
        </w:numPr>
      </w:pPr>
      <w:r>
        <w:t>Place spaces around all operators (=, +, -, &lt;-) to make code easier to read.</w:t>
      </w:r>
    </w:p>
    <w:p w14:paraId="6558CFF9" w14:textId="77777777" w:rsidR="002F3927" w:rsidRDefault="00525CCF">
      <w:pPr>
        <w:pStyle w:val="Compact"/>
        <w:numPr>
          <w:ilvl w:val="0"/>
          <w:numId w:val="25"/>
        </w:numPr>
      </w:pPr>
      <w:r>
        <w:t xml:space="preserve">Use a suffix (consistently) to indicate what an object contains; for example, you might use </w:t>
      </w:r>
      <w:r>
        <w:rPr>
          <w:rStyle w:val="VerbatimChar"/>
        </w:rPr>
        <w:t>_lm</w:t>
      </w:r>
      <w:r>
        <w:t xml:space="preserve"> for a linear model or </w:t>
      </w:r>
      <w:r>
        <w:rPr>
          <w:rStyle w:val="VerbatimChar"/>
        </w:rPr>
        <w:t>_mod</w:t>
      </w:r>
      <w:r>
        <w:t xml:space="preserve"> for a model generally, </w:t>
      </w:r>
      <w:r>
        <w:rPr>
          <w:rStyle w:val="VerbatimChar"/>
        </w:rPr>
        <w:t>_tbl</w:t>
      </w:r>
      <w:r>
        <w:t xml:space="preserve"> for a table, </w:t>
      </w:r>
      <w:r>
        <w:rPr>
          <w:rStyle w:val="VerbatimChar"/>
        </w:rPr>
        <w:t>_out</w:t>
      </w:r>
      <w:r>
        <w:t xml:space="preserve"> for the ouput of a model </w:t>
      </w:r>
      <w:commentRangeStart w:id="81"/>
      <w:r>
        <w:t>and</w:t>
      </w:r>
      <w:commentRangeEnd w:id="81"/>
      <w:r>
        <w:rPr>
          <w:rStyle w:val="CommentReference"/>
        </w:rPr>
        <w:commentReference w:id="81"/>
      </w:r>
      <w:r>
        <w:t xml:space="preserve"> so on.</w:t>
      </w:r>
    </w:p>
    <w:p w14:paraId="1B2F7859" w14:textId="77777777" w:rsidR="002F3927" w:rsidRDefault="00525CCF">
      <w:pPr>
        <w:pStyle w:val="Heading3"/>
      </w:pPr>
      <w:bookmarkStart w:id="82" w:name="the-pipe-operator"/>
      <w:bookmarkEnd w:id="80"/>
      <w:r>
        <w:t>The pipe operator</w:t>
      </w:r>
    </w:p>
    <w:p w14:paraId="0728AF99" w14:textId="77777777" w:rsidR="002F3927" w:rsidRDefault="00525CCF">
      <w:pPr>
        <w:pStyle w:val="FirstParagraph"/>
      </w:pPr>
      <w:r>
        <w:t>Often when writing code we want to string several operations together. For example, you might want to filter and then sort your data. Sticking with our relationship satisfaction and happiness data (</w:t>
      </w:r>
      <w:r>
        <w:rPr>
          <w:rStyle w:val="VerbatimChar"/>
        </w:rPr>
        <w:t>happy_data</w:t>
      </w:r>
      <w:r>
        <w:t xml:space="preserve">), imagine that we had a variable within the data called </w:t>
      </w:r>
      <w:r>
        <w:rPr>
          <w:rStyle w:val="VerbatimChar"/>
        </w:rPr>
        <w:t>duration</w:t>
      </w:r>
      <w:r>
        <w:t xml:space="preserve"> that recorded the length of the relationship in years and we wanted to filter out short-term relationships (which we define as less than a year). We also want to sort the data by this variable.</w:t>
      </w:r>
    </w:p>
    <w:p w14:paraId="3EE53C13" w14:textId="77777777" w:rsidR="002F3927" w:rsidRDefault="00525CCF">
      <w:pPr>
        <w:pStyle w:val="BodyText"/>
      </w:pPr>
      <w:r>
        <w:t xml:space="preserve">We can use the </w:t>
      </w:r>
      <w:r>
        <w:rPr>
          <w:rStyle w:val="VerbatimChar"/>
        </w:rPr>
        <w:t>filter()</w:t>
      </w:r>
      <w:r>
        <w:t xml:space="preserve"> function from the </w:t>
      </w:r>
      <w:r>
        <w:rPr>
          <w:rStyle w:val="VerbatimChar"/>
        </w:rPr>
        <w:t>dplyr</w:t>
      </w:r>
      <w:r>
        <w:t xml:space="preserve"> package to filter the data by loading </w:t>
      </w:r>
      <w:r>
        <w:rPr>
          <w:rStyle w:val="VerbatimChar"/>
        </w:rPr>
        <w:t>dplyr</w:t>
      </w:r>
      <w:r>
        <w:t xml:space="preserve"> in our first code chunk using </w:t>
      </w:r>
      <w:r>
        <w:rPr>
          <w:rStyle w:val="VerbatimChar"/>
        </w:rPr>
        <w:t>library(dplyr)</w:t>
      </w:r>
      <w:r>
        <w:t xml:space="preserve"> and later executing:</w:t>
      </w:r>
    </w:p>
    <w:p w14:paraId="7B3E8748" w14:textId="77777777" w:rsidR="002F3927" w:rsidRDefault="00525CCF">
      <w:pPr>
        <w:pStyle w:val="SourceCode"/>
      </w:pPr>
      <w:r>
        <w:rPr>
          <w:rStyle w:val="NormalTok"/>
        </w:rPr>
        <w:t xml:space="preserve">long_happy </w:t>
      </w:r>
      <w:r>
        <w:rPr>
          <w:rStyle w:val="OtherTok"/>
        </w:rPr>
        <w:t>&lt;-</w:t>
      </w:r>
      <w:r>
        <w:rPr>
          <w:rStyle w:val="NormalTok"/>
        </w:rPr>
        <w:t xml:space="preserve"> </w:t>
      </w:r>
      <w:r>
        <w:rPr>
          <w:rStyle w:val="FunctionTok"/>
        </w:rPr>
        <w:t>filter</w:t>
      </w:r>
      <w:r>
        <w:rPr>
          <w:rStyle w:val="NormalTok"/>
        </w:rPr>
        <w:t>(</w:t>
      </w:r>
      <w:r>
        <w:rPr>
          <w:rStyle w:val="AttributeTok"/>
        </w:rPr>
        <w:t>.data =</w:t>
      </w:r>
      <w:r>
        <w:rPr>
          <w:rStyle w:val="NormalTok"/>
        </w:rPr>
        <w:t xml:space="preserve"> happy_data, duration </w:t>
      </w:r>
      <w:r>
        <w:rPr>
          <w:rStyle w:val="SpecialCharTok"/>
        </w:rPr>
        <w:t>&gt;</w:t>
      </w:r>
      <w:r>
        <w:rPr>
          <w:rStyle w:val="NormalTok"/>
        </w:rPr>
        <w:t xml:space="preserve"> </w:t>
      </w:r>
      <w:r>
        <w:rPr>
          <w:rStyle w:val="DecValTok"/>
        </w:rPr>
        <w:t>1</w:t>
      </w:r>
      <w:r>
        <w:rPr>
          <w:rStyle w:val="NormalTok"/>
        </w:rPr>
        <w:t>)</w:t>
      </w:r>
    </w:p>
    <w:p w14:paraId="28D8C1F4" w14:textId="77777777" w:rsidR="002F3927" w:rsidRDefault="00525CCF">
      <w:pPr>
        <w:pStyle w:val="FirstParagraph"/>
      </w:pPr>
      <w:r>
        <w:t xml:space="preserve">This creates a new data object called </w:t>
      </w:r>
      <w:r>
        <w:rPr>
          <w:rStyle w:val="VerbatimChar"/>
        </w:rPr>
        <w:t>long_happy</w:t>
      </w:r>
      <w:r>
        <w:t xml:space="preserve"> and within the </w:t>
      </w:r>
      <w:r>
        <w:rPr>
          <w:rStyle w:val="VerbatimChar"/>
        </w:rPr>
        <w:t>filter()</w:t>
      </w:r>
      <w:r>
        <w:t xml:space="preserve"> function we specify the original data object that we want to filter (</w:t>
      </w:r>
      <w:r>
        <w:rPr>
          <w:rStyle w:val="VerbatimChar"/>
        </w:rPr>
        <w:t>.data = happy_data</w:t>
      </w:r>
      <w:r>
        <w:t>) and we include a logical instruction (</w:t>
      </w:r>
      <w:r>
        <w:rPr>
          <w:rStyle w:val="VerbatimChar"/>
        </w:rPr>
        <w:t>duration &gt; 1</w:t>
      </w:r>
      <w:r>
        <w:t xml:space="preserve">) that says ‘keep the case if the variable duration is greater than 1’. Remembering that </w:t>
      </w:r>
      <w:r>
        <w:rPr>
          <w:rStyle w:val="VerbatimChar"/>
        </w:rPr>
        <w:t>duration</w:t>
      </w:r>
      <w:r>
        <w:t xml:space="preserve"> is the number of years of the relationship, this will retain all cases where the relationship is more than a year old.</w:t>
      </w:r>
    </w:p>
    <w:p w14:paraId="1E957D97" w14:textId="77777777" w:rsidR="002F3927" w:rsidRDefault="00525CCF">
      <w:pPr>
        <w:pStyle w:val="BodyText"/>
      </w:pPr>
      <w:r>
        <w:t xml:space="preserve">We can now sort this new data object using the </w:t>
      </w:r>
      <w:r>
        <w:rPr>
          <w:rStyle w:val="VerbatimChar"/>
        </w:rPr>
        <w:t>arrange()</w:t>
      </w:r>
      <w:r>
        <w:t xml:space="preserve"> function, also from </w:t>
      </w:r>
      <w:r>
        <w:rPr>
          <w:rStyle w:val="VerbatimChar"/>
        </w:rPr>
        <w:t>dplyr</w:t>
      </w:r>
      <w:r>
        <w:t>.</w:t>
      </w:r>
    </w:p>
    <w:p w14:paraId="67FFDC6D" w14:textId="77777777" w:rsidR="002F3927" w:rsidRDefault="00525CCF">
      <w:pPr>
        <w:pStyle w:val="SourceCode"/>
      </w:pPr>
      <w:r>
        <w:rPr>
          <w:rStyle w:val="NormalTok"/>
        </w:rPr>
        <w:t xml:space="preserve">long_happy_sort </w:t>
      </w:r>
      <w:r>
        <w:rPr>
          <w:rStyle w:val="OtherTok"/>
        </w:rPr>
        <w:t>&lt;-</w:t>
      </w:r>
      <w:r>
        <w:rPr>
          <w:rStyle w:val="NormalTok"/>
        </w:rPr>
        <w:t xml:space="preserve"> </w:t>
      </w:r>
      <w:r>
        <w:rPr>
          <w:rStyle w:val="FunctionTok"/>
        </w:rPr>
        <w:t>arrange</w:t>
      </w:r>
      <w:r>
        <w:rPr>
          <w:rStyle w:val="NormalTok"/>
        </w:rPr>
        <w:t>(</w:t>
      </w:r>
      <w:r>
        <w:rPr>
          <w:rStyle w:val="AttributeTok"/>
        </w:rPr>
        <w:t>.data =</w:t>
      </w:r>
      <w:r>
        <w:rPr>
          <w:rStyle w:val="NormalTok"/>
        </w:rPr>
        <w:t xml:space="preserve"> long_happy, duration)</w:t>
      </w:r>
    </w:p>
    <w:p w14:paraId="5DB821E1" w14:textId="77777777" w:rsidR="002F3927" w:rsidRDefault="00525CCF">
      <w:pPr>
        <w:pStyle w:val="FirstParagraph"/>
      </w:pPr>
      <w:r>
        <w:lastRenderedPageBreak/>
        <w:t xml:space="preserve">This creates a new data object called </w:t>
      </w:r>
      <w:r>
        <w:rPr>
          <w:rStyle w:val="VerbatimChar"/>
        </w:rPr>
        <w:t>long_happy_sort</w:t>
      </w:r>
      <w:r>
        <w:t xml:space="preserve"> and within the </w:t>
      </w:r>
      <w:r>
        <w:rPr>
          <w:rStyle w:val="VerbatimChar"/>
        </w:rPr>
        <w:t>arrange()</w:t>
      </w:r>
      <w:r>
        <w:t xml:space="preserve"> function we specify the filtered data object that we want to sort (</w:t>
      </w:r>
      <w:r>
        <w:rPr>
          <w:rStyle w:val="VerbatimChar"/>
        </w:rPr>
        <w:t>.data = long_happy</w:t>
      </w:r>
      <w:r>
        <w:t>) and we include the variable by which we want to sort the data (</w:t>
      </w:r>
      <w:r>
        <w:rPr>
          <w:rStyle w:val="VerbatimChar"/>
        </w:rPr>
        <w:t>duration</w:t>
      </w:r>
      <w:r>
        <w:t>).</w:t>
      </w:r>
    </w:p>
    <w:p w14:paraId="7BF89E3C" w14:textId="77777777" w:rsidR="002F3927" w:rsidRDefault="00525CCF">
      <w:pPr>
        <w:pStyle w:val="BodyText"/>
      </w:pPr>
      <w:r>
        <w:t>To sum up, we could achieve the filtering and sorting by executing this code:</w:t>
      </w:r>
    </w:p>
    <w:p w14:paraId="0BDB5A69" w14:textId="77777777" w:rsidR="002F3927" w:rsidRDefault="00525CCF">
      <w:pPr>
        <w:pStyle w:val="SourceCode"/>
      </w:pPr>
      <w:r>
        <w:rPr>
          <w:rStyle w:val="NormalTok"/>
        </w:rPr>
        <w:t xml:space="preserve">long_happy </w:t>
      </w:r>
      <w:r>
        <w:rPr>
          <w:rStyle w:val="OtherTok"/>
        </w:rPr>
        <w:t>&lt;-</w:t>
      </w:r>
      <w:r>
        <w:rPr>
          <w:rStyle w:val="NormalTok"/>
        </w:rPr>
        <w:t xml:space="preserve"> </w:t>
      </w:r>
      <w:r>
        <w:rPr>
          <w:rStyle w:val="FunctionTok"/>
        </w:rPr>
        <w:t>filter</w:t>
      </w:r>
      <w:r>
        <w:rPr>
          <w:rStyle w:val="NormalTok"/>
        </w:rPr>
        <w:t>(</w:t>
      </w:r>
      <w:r>
        <w:rPr>
          <w:rStyle w:val="AttributeTok"/>
        </w:rPr>
        <w:t>.data =</w:t>
      </w:r>
      <w:r>
        <w:rPr>
          <w:rStyle w:val="NormalTok"/>
        </w:rPr>
        <w:t xml:space="preserve"> happy_data, duration </w:t>
      </w:r>
      <w:r>
        <w:rPr>
          <w:rStyle w:val="SpecialCharTok"/>
        </w:rPr>
        <w:t>&gt;</w:t>
      </w:r>
      <w:r>
        <w:rPr>
          <w:rStyle w:val="NormalTok"/>
        </w:rPr>
        <w:t xml:space="preserve"> </w:t>
      </w:r>
      <w:r>
        <w:rPr>
          <w:rStyle w:val="DecValTok"/>
        </w:rPr>
        <w:t>1</w:t>
      </w:r>
      <w:r>
        <w:rPr>
          <w:rStyle w:val="NormalTok"/>
        </w:rPr>
        <w:t>)</w:t>
      </w:r>
      <w:r>
        <w:br/>
      </w:r>
      <w:r>
        <w:rPr>
          <w:rStyle w:val="NormalTok"/>
        </w:rPr>
        <w:t xml:space="preserve">long_happy_sort </w:t>
      </w:r>
      <w:r>
        <w:rPr>
          <w:rStyle w:val="OtherTok"/>
        </w:rPr>
        <w:t>&lt;-</w:t>
      </w:r>
      <w:r>
        <w:rPr>
          <w:rStyle w:val="NormalTok"/>
        </w:rPr>
        <w:t xml:space="preserve"> </w:t>
      </w:r>
      <w:r>
        <w:rPr>
          <w:rStyle w:val="FunctionTok"/>
        </w:rPr>
        <w:t>arrange</w:t>
      </w:r>
      <w:r>
        <w:rPr>
          <w:rStyle w:val="NormalTok"/>
        </w:rPr>
        <w:t>(</w:t>
      </w:r>
      <w:r>
        <w:rPr>
          <w:rStyle w:val="AttributeTok"/>
        </w:rPr>
        <w:t>.data =</w:t>
      </w:r>
      <w:r>
        <w:rPr>
          <w:rStyle w:val="NormalTok"/>
        </w:rPr>
        <w:t xml:space="preserve"> long_happy, duration)</w:t>
      </w:r>
    </w:p>
    <w:p w14:paraId="7928364C" w14:textId="77777777" w:rsidR="002F3927" w:rsidRDefault="00525CCF">
      <w:pPr>
        <w:pStyle w:val="FirstParagraph"/>
      </w:pPr>
      <w:r>
        <w:t>This method is fine, but we’ve created mutliple objects and we’re now storing the same data in two objects(</w:t>
      </w:r>
      <w:r>
        <w:rPr>
          <w:rStyle w:val="VerbatimChar"/>
        </w:rPr>
        <w:t>long_happy</w:t>
      </w:r>
      <w:r>
        <w:t xml:space="preserve"> and </w:t>
      </w:r>
      <w:r>
        <w:rPr>
          <w:rStyle w:val="VerbatimChar"/>
        </w:rPr>
        <w:t>long_happy_sort</w:t>
      </w:r>
      <w:r>
        <w:t>), so it might be more efficient to combine these functions:</w:t>
      </w:r>
    </w:p>
    <w:p w14:paraId="16B7FEBE" w14:textId="77777777" w:rsidR="002F3927" w:rsidRDefault="00525CCF">
      <w:pPr>
        <w:pStyle w:val="SourceCode"/>
      </w:pPr>
      <w:r>
        <w:rPr>
          <w:rStyle w:val="NormalTok"/>
        </w:rPr>
        <w:t xml:space="preserve">long_happy_sort </w:t>
      </w:r>
      <w:r>
        <w:rPr>
          <w:rStyle w:val="OtherTok"/>
        </w:rPr>
        <w:t>&lt;-</w:t>
      </w:r>
      <w:r>
        <w:rPr>
          <w:rStyle w:val="NormalTok"/>
        </w:rPr>
        <w:t xml:space="preserve"> </w:t>
      </w:r>
      <w:r>
        <w:rPr>
          <w:rStyle w:val="FunctionTok"/>
        </w:rPr>
        <w:t>arrange</w:t>
      </w:r>
      <w:r>
        <w:rPr>
          <w:rStyle w:val="NormalTok"/>
        </w:rPr>
        <w:t>(</w:t>
      </w:r>
      <w:r>
        <w:rPr>
          <w:rStyle w:val="AttributeTok"/>
        </w:rPr>
        <w:t>.data =</w:t>
      </w:r>
      <w:r>
        <w:rPr>
          <w:rStyle w:val="NormalTok"/>
        </w:rPr>
        <w:t xml:space="preserve"> </w:t>
      </w:r>
      <w:r>
        <w:rPr>
          <w:rStyle w:val="FunctionTok"/>
        </w:rPr>
        <w:t>filter</w:t>
      </w:r>
      <w:r>
        <w:rPr>
          <w:rStyle w:val="NormalTok"/>
        </w:rPr>
        <w:t>(</w:t>
      </w:r>
      <w:r>
        <w:rPr>
          <w:rStyle w:val="AttributeTok"/>
        </w:rPr>
        <w:t>.data =</w:t>
      </w:r>
      <w:r>
        <w:rPr>
          <w:rStyle w:val="NormalTok"/>
        </w:rPr>
        <w:t xml:space="preserve"> happy_data, duration </w:t>
      </w:r>
      <w:r>
        <w:rPr>
          <w:rStyle w:val="SpecialCharTok"/>
        </w:rPr>
        <w:t>&gt;</w:t>
      </w:r>
      <w:r>
        <w:rPr>
          <w:rStyle w:val="NormalTok"/>
        </w:rPr>
        <w:t xml:space="preserve"> </w:t>
      </w:r>
      <w:r>
        <w:rPr>
          <w:rStyle w:val="DecValTok"/>
        </w:rPr>
        <w:t>1</w:t>
      </w:r>
      <w:r>
        <w:rPr>
          <w:rStyle w:val="NormalTok"/>
        </w:rPr>
        <w:t>), duration)</w:t>
      </w:r>
    </w:p>
    <w:p w14:paraId="2BB47FB0" w14:textId="77777777" w:rsidR="002F3927" w:rsidRDefault="00525CCF">
      <w:pPr>
        <w:pStyle w:val="FirstParagraph"/>
      </w:pPr>
      <w:r>
        <w:t xml:space="preserve">Note that within </w:t>
      </w:r>
      <w:r>
        <w:rPr>
          <w:rStyle w:val="VerbatimChar"/>
        </w:rPr>
        <w:t>arrange()</w:t>
      </w:r>
      <w:r>
        <w:t xml:space="preserve"> we have replaced </w:t>
      </w:r>
      <w:r>
        <w:rPr>
          <w:rStyle w:val="VerbatimChar"/>
        </w:rPr>
        <w:t>long_happy</w:t>
      </w:r>
      <w:r>
        <w:t xml:space="preserve"> with </w:t>
      </w:r>
      <w:r>
        <w:rPr>
          <w:rStyle w:val="VerbatimChar"/>
        </w:rPr>
        <w:t>filter(.data = happy_data, duration &gt; 1)</w:t>
      </w:r>
      <w:r>
        <w:t xml:space="preserve"> so instead of creating an object </w:t>
      </w:r>
      <w:r>
        <w:rPr>
          <w:rStyle w:val="VerbatimChar"/>
        </w:rPr>
        <w:t>long_happy</w:t>
      </w:r>
      <w:r>
        <w:t xml:space="preserve"> and using it, we use the code that filters the file directly. We have nested the </w:t>
      </w:r>
      <w:r>
        <w:rPr>
          <w:rStyle w:val="VerbatimChar"/>
        </w:rPr>
        <w:t>filter()</w:t>
      </w:r>
      <w:r>
        <w:t xml:space="preserve"> function within </w:t>
      </w:r>
      <w:r>
        <w:rPr>
          <w:rStyle w:val="VerbatimChar"/>
        </w:rPr>
        <w:t>arrange()</w:t>
      </w:r>
      <w:r>
        <w:t>. This method has the advantage that we are not unnecessarily storing objects, but the disadvantage that it is difficult to read and understand.</w:t>
      </w:r>
    </w:p>
    <w:p w14:paraId="46935369" w14:textId="77777777" w:rsidR="002F3927" w:rsidRDefault="00525CCF">
      <w:pPr>
        <w:pStyle w:val="BodyText"/>
      </w:pPr>
      <w:r>
        <w:t xml:space="preserve">In the interests of writing clear and easily-readable code, we recommend using the pipe operator </w:t>
      </w:r>
      <w:r>
        <w:rPr>
          <w:rStyle w:val="VerbatimChar"/>
        </w:rPr>
        <w:t>|&gt;</w:t>
      </w:r>
      <w:r>
        <w:t xml:space="preserve"> </w:t>
      </w:r>
      <w:ins w:id="83" w:author="Teresa Gibson" w:date="2025-01-30T15:28:00Z">
        <w:r>
          <w:t xml:space="preserve">(a pipe | followed by a right bracket </w:t>
        </w:r>
      </w:ins>
      <w:ins w:id="84" w:author="Teresa Gibson" w:date="2025-01-30T15:29:00Z">
        <w:r>
          <w:t xml:space="preserve">&gt;) </w:t>
        </w:r>
      </w:ins>
      <w:r>
        <w:t xml:space="preserve">to link functions. As its name suggest the pipe operator creates a pipeline between functions allowing the output of one function to </w:t>
      </w:r>
      <w:r>
        <w:rPr>
          <w:rStyle w:val="VerbatimChar"/>
        </w:rPr>
        <w:t>flow</w:t>
      </w:r>
      <w:r>
        <w:t xml:space="preserve"> into the next. In the current example, we can use the pipe operator as follows:</w:t>
      </w:r>
    </w:p>
    <w:p w14:paraId="1CF3C022" w14:textId="77777777" w:rsidR="002F3927" w:rsidRDefault="00525CCF">
      <w:pPr>
        <w:pStyle w:val="SourceCode"/>
      </w:pPr>
      <w:r>
        <w:rPr>
          <w:rStyle w:val="NormalTok"/>
        </w:rPr>
        <w:t xml:space="preserve">long_happy_sort </w:t>
      </w:r>
      <w:r>
        <w:rPr>
          <w:rStyle w:val="OtherTok"/>
        </w:rPr>
        <w:t>&lt;-</w:t>
      </w:r>
      <w:r>
        <w:rPr>
          <w:rStyle w:val="NormalTok"/>
        </w:rPr>
        <w:t xml:space="preserve"> </w:t>
      </w:r>
      <w:r>
        <w:rPr>
          <w:rStyle w:val="FunctionTok"/>
        </w:rPr>
        <w:t>filter</w:t>
      </w:r>
      <w:r>
        <w:rPr>
          <w:rStyle w:val="NormalTok"/>
        </w:rPr>
        <w:t>(</w:t>
      </w:r>
      <w:r>
        <w:rPr>
          <w:rStyle w:val="AttributeTok"/>
        </w:rPr>
        <w:t>.data =</w:t>
      </w:r>
      <w:r>
        <w:rPr>
          <w:rStyle w:val="NormalTok"/>
        </w:rPr>
        <w:t xml:space="preserve"> happy_data, duration </w:t>
      </w:r>
      <w:r>
        <w:rPr>
          <w:rStyle w:val="SpecialCharTok"/>
        </w:rPr>
        <w:t>&gt;</w:t>
      </w:r>
      <w:r>
        <w:rPr>
          <w:rStyle w:val="NormalTok"/>
        </w:rPr>
        <w:t xml:space="preserve"> </w:t>
      </w:r>
      <w:r>
        <w:rPr>
          <w:rStyle w:val="DecValTok"/>
        </w:rPr>
        <w:t>1</w:t>
      </w:r>
      <w:r>
        <w:rPr>
          <w:rStyle w:val="NormalTok"/>
        </w:rPr>
        <w:t xml:space="preserve">) </w:t>
      </w:r>
      <w:r>
        <w:rPr>
          <w:rStyle w:val="SpecialCharTok"/>
        </w:rPr>
        <w:t>|&gt;</w:t>
      </w:r>
      <w:r>
        <w:rPr>
          <w:rStyle w:val="NormalTok"/>
        </w:rPr>
        <w:t xml:space="preserve"> </w:t>
      </w:r>
      <w:r>
        <w:rPr>
          <w:rStyle w:val="FunctionTok"/>
        </w:rPr>
        <w:t>arrange</w:t>
      </w:r>
      <w:r>
        <w:rPr>
          <w:rStyle w:val="NormalTok"/>
        </w:rPr>
        <w:t>(duration)</w:t>
      </w:r>
    </w:p>
    <w:p w14:paraId="4E1E9BC9" w14:textId="77777777" w:rsidR="002F3927" w:rsidRDefault="00525CCF">
      <w:pPr>
        <w:pStyle w:val="FirstParagraph"/>
      </w:pPr>
      <w:r>
        <w:t>or more explicitly</w:t>
      </w:r>
    </w:p>
    <w:p w14:paraId="074B5A25" w14:textId="77777777" w:rsidR="002F3927" w:rsidRDefault="00525CCF">
      <w:pPr>
        <w:pStyle w:val="SourceCode"/>
      </w:pPr>
      <w:r>
        <w:rPr>
          <w:rStyle w:val="NormalTok"/>
        </w:rPr>
        <w:lastRenderedPageBreak/>
        <w:t xml:space="preserve">long_happy_sort </w:t>
      </w:r>
      <w:r>
        <w:rPr>
          <w:rStyle w:val="OtherTok"/>
        </w:rPr>
        <w:t>&lt;-</w:t>
      </w:r>
      <w:r>
        <w:rPr>
          <w:rStyle w:val="NormalTok"/>
        </w:rPr>
        <w:t xml:space="preserve"> happy_data </w:t>
      </w:r>
      <w:r>
        <w:rPr>
          <w:rStyle w:val="SpecialCharTok"/>
        </w:rPr>
        <w:t>|&gt;</w:t>
      </w:r>
      <w:r>
        <w:br/>
      </w:r>
      <w:r>
        <w:rPr>
          <w:rStyle w:val="NormalTok"/>
        </w:rPr>
        <w:t xml:space="preserve">  </w:t>
      </w:r>
      <w:r>
        <w:rPr>
          <w:rStyle w:val="FunctionTok"/>
        </w:rPr>
        <w:t>filter</w:t>
      </w:r>
      <w:r>
        <w:rPr>
          <w:rStyle w:val="NormalTok"/>
        </w:rPr>
        <w:t xml:space="preserve">(duration </w:t>
      </w:r>
      <w:r>
        <w:rPr>
          <w:rStyle w:val="SpecialCharTok"/>
        </w:rPr>
        <w:t>&gt;</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w:t>
      </w:r>
      <w:r>
        <w:rPr>
          <w:rStyle w:val="FunctionTok"/>
        </w:rPr>
        <w:t>arrange</w:t>
      </w:r>
      <w:r>
        <w:rPr>
          <w:rStyle w:val="NormalTok"/>
        </w:rPr>
        <w:t>(duration)</w:t>
      </w:r>
    </w:p>
    <w:p w14:paraId="70CDF509" w14:textId="77777777" w:rsidR="002F3927" w:rsidRDefault="00525CCF">
      <w:pPr>
        <w:pStyle w:val="FirstParagraph"/>
      </w:pPr>
      <w:r>
        <w:t xml:space="preserve">We create </w:t>
      </w:r>
      <w:r>
        <w:rPr>
          <w:rStyle w:val="VerbatimChar"/>
        </w:rPr>
        <w:t>long_happy_sort</w:t>
      </w:r>
      <w:r>
        <w:t xml:space="preserve"> by starting the pipline with the original data object (</w:t>
      </w:r>
      <w:r>
        <w:rPr>
          <w:rStyle w:val="VerbatimChar"/>
        </w:rPr>
        <w:t>happy_data</w:t>
      </w:r>
      <w:r>
        <w:t xml:space="preserve">) which ‘flows’ into the </w:t>
      </w:r>
      <w:r>
        <w:rPr>
          <w:rStyle w:val="VerbatimChar"/>
        </w:rPr>
        <w:t>filter()</w:t>
      </w:r>
      <w:r>
        <w:t xml:space="preserve"> function. Note that within this function we no longer need to specify the data because </w:t>
      </w:r>
      <w:r>
        <w:rPr>
          <w:rStyle w:val="VerbatimChar"/>
        </w:rPr>
        <w:t>filter()</w:t>
      </w:r>
      <w:r>
        <w:t xml:space="preserve"> will assume it needs to use whatever is coming through the pipe. The </w:t>
      </w:r>
      <w:r>
        <w:rPr>
          <w:rStyle w:val="VerbatimChar"/>
        </w:rPr>
        <w:t>filter()</w:t>
      </w:r>
      <w:r>
        <w:t xml:space="preserve"> function does its job and then sends the resulting filtered data through the next pipe into </w:t>
      </w:r>
      <w:r>
        <w:rPr>
          <w:rStyle w:val="VerbatimChar"/>
        </w:rPr>
        <w:t>arrange()</w:t>
      </w:r>
      <w:r>
        <w:t>, where it is sorted. The advantages of the pipe are that you avoid creating lots of intermediate objects and your code becomes very readable (it is clear that you start with some data, filter it and then sort it).</w:t>
      </w:r>
    </w:p>
    <w:p w14:paraId="283E51EF" w14:textId="77777777" w:rsidR="002F3927" w:rsidRDefault="00525CCF">
      <w:pPr>
        <w:pStyle w:val="Heading2"/>
      </w:pPr>
      <w:bookmarkStart w:id="85" w:name="working-with-data"/>
      <w:bookmarkEnd w:id="68"/>
      <w:bookmarkEnd w:id="82"/>
      <w:r>
        <w:t>Working with data</w:t>
      </w:r>
    </w:p>
    <w:p w14:paraId="79D9F472" w14:textId="77777777" w:rsidR="002F3927" w:rsidRDefault="00525CCF">
      <w:pPr>
        <w:pStyle w:val="FirstParagraph"/>
      </w:pPr>
      <w:r>
        <w:t>If you have worked with other Statistical o</w:t>
      </w:r>
      <w:ins w:id="86" w:author="Teresa Gibson" w:date="2025-01-30T15:29:00Z">
        <w:r>
          <w:t>r</w:t>
        </w:r>
      </w:ins>
      <w:del w:id="87" w:author="Teresa Gibson" w:date="2025-01-30T15:29:00Z">
        <w:r w:rsidDel="00525CCF">
          <w:delText>f</w:delText>
        </w:r>
      </w:del>
      <w:r>
        <w:t xml:space="preserve"> data management software you will be familiar with spreadsheets. These are typically interactive grids of columns and rows where you might type values or text and then save them as a data file. R does not have an interactive spreadsheet interface. If you want to enter data, you do it by creating variables using code and then binding these variables it in a data object known as a </w:t>
      </w:r>
      <w:r>
        <w:rPr>
          <w:i/>
          <w:iCs/>
        </w:rPr>
        <w:t>dataframe</w:t>
      </w:r>
      <w:r>
        <w:t xml:space="preserve"> or </w:t>
      </w:r>
      <w:r>
        <w:rPr>
          <w:i/>
          <w:iCs/>
        </w:rPr>
        <w:t>tibble</w:t>
      </w:r>
      <w:r>
        <w:t>. In case you are wondering, a ‘tibble’ is a special type of dataframe that behaves in 3 subtly different ways that do not affect most users. We will ignore these differences and always refer to ‘dataframes’.</w:t>
      </w:r>
    </w:p>
    <w:p w14:paraId="3983A337" w14:textId="2406FAA2" w:rsidR="002F3927" w:rsidRDefault="00525CCF">
      <w:pPr>
        <w:pStyle w:val="BodyText"/>
      </w:pPr>
      <w:r>
        <w:t xml:space="preserve">You’d be </w:t>
      </w:r>
      <w:r w:rsidRPr="00E960B1">
        <w:rPr>
          <w:highlight w:val="yellow"/>
          <w:rPrChange w:id="88" w:author="Teresa Gibson" w:date="2025-01-30T17:39:00Z">
            <w:rPr/>
          </w:rPrChange>
        </w:rPr>
        <w:t>lik</w:t>
      </w:r>
      <w:ins w:id="89" w:author="Teresa Gibson" w:date="2025-01-30T17:38:00Z">
        <w:r w:rsidR="00E960B1" w:rsidRPr="00E960B1">
          <w:rPr>
            <w:highlight w:val="yellow"/>
            <w:rPrChange w:id="90" w:author="Teresa Gibson" w:date="2025-01-30T17:39:00Z">
              <w:rPr/>
            </w:rPrChange>
          </w:rPr>
          <w:t>e</w:t>
        </w:r>
      </w:ins>
      <w:r w:rsidRPr="00E960B1">
        <w:rPr>
          <w:highlight w:val="yellow"/>
          <w:rPrChange w:id="91" w:author="Teresa Gibson" w:date="2025-01-30T17:39:00Z">
            <w:rPr/>
          </w:rPrChange>
        </w:rPr>
        <w:t>l</w:t>
      </w:r>
      <w:del w:id="92" w:author="Teresa Gibson" w:date="2025-01-30T17:38:00Z">
        <w:r w:rsidRPr="00E960B1" w:rsidDel="00E960B1">
          <w:rPr>
            <w:highlight w:val="yellow"/>
            <w:rPrChange w:id="93" w:author="Teresa Gibson" w:date="2025-01-30T17:39:00Z">
              <w:rPr/>
            </w:rPrChange>
          </w:rPr>
          <w:delText>e</w:delText>
        </w:r>
      </w:del>
      <w:r w:rsidRPr="00E960B1">
        <w:rPr>
          <w:highlight w:val="yellow"/>
          <w:rPrChange w:id="94" w:author="Teresa Gibson" w:date="2025-01-30T17:39:00Z">
            <w:rPr/>
          </w:rPrChange>
        </w:rPr>
        <w:t>y</w:t>
      </w:r>
      <w:r>
        <w:t xml:space="preserve"> to enter data manually only for fairly small data sets, so we won’t cover how to here, but see Field (</w:t>
      </w:r>
      <w:hyperlink w:anchor="ref-fielddsr22026">
        <w:r>
          <w:rPr>
            <w:rStyle w:val="Hyperlink"/>
          </w:rPr>
          <w:t>2026</w:t>
        </w:r>
      </w:hyperlink>
      <w:r>
        <w:t xml:space="preserve">). More </w:t>
      </w:r>
      <w:del w:id="95" w:author="Teresa Gibson" w:date="2025-01-30T15:29:00Z">
        <w:r w:rsidDel="00525CCF">
          <w:delText>likley</w:delText>
        </w:r>
      </w:del>
      <w:bookmarkStart w:id="96" w:name="_GoBack"/>
      <w:bookmarkEnd w:id="96"/>
      <w:ins w:id="97" w:author="Teresa Gibson" w:date="2025-01-30T15:29:00Z">
        <w:r w:rsidRPr="00E960B1">
          <w:rPr>
            <w:highlight w:val="yellow"/>
            <w:rPrChange w:id="98" w:author="Teresa Gibson" w:date="2025-01-30T17:39:00Z">
              <w:rPr/>
            </w:rPrChange>
          </w:rPr>
          <w:t>likely</w:t>
        </w:r>
      </w:ins>
      <w:r>
        <w:t xml:space="preserve">, you will have collected and stored data using specialist survey (e.g., Qualtrics, Survey Monkey) or experiment generator (e.g., Inquisit, ePrime, and PsychoPy) software. Alternatively, if it does need to be entered manually, you might choose to use an interactive spreadsheet such as Microsoft Excel, numbers, Apache OpenOffice </w:t>
      </w:r>
      <w:r>
        <w:lastRenderedPageBreak/>
        <w:t>or Google sheets. As mentioned earlier the Tidyverse has several specialist packages for importing different types of data file, but often importing will go more smoothly if you export the data into a text-based file format such as CSV or tab-delimited text before importing into R.</w:t>
      </w:r>
    </w:p>
    <w:p w14:paraId="0A193ABE" w14:textId="77777777" w:rsidR="002F3927" w:rsidRDefault="00525CCF">
      <w:pPr>
        <w:pStyle w:val="Heading3"/>
      </w:pPr>
      <w:bookmarkStart w:id="99" w:name="importing-data"/>
      <w:r>
        <w:t>Importing data</w:t>
      </w:r>
    </w:p>
    <w:p w14:paraId="04EF42A0" w14:textId="77777777" w:rsidR="002F3927" w:rsidRDefault="00525CCF">
      <w:pPr>
        <w:pStyle w:val="FirstParagraph"/>
      </w:pPr>
      <w:r>
        <w:t>In our example analysis we will use the data from Perchtold et al. (</w:t>
      </w:r>
      <w:hyperlink w:anchor="ref-perchtold2019">
        <w:r>
          <w:rPr>
            <w:rStyle w:val="Hyperlink"/>
          </w:rPr>
          <w:t>2019</w:t>
        </w:r>
      </w:hyperlink>
      <w:r>
        <w:t>) (link in the resources), which downloads as an Excel file (</w:t>
      </w:r>
      <w:r>
        <w:rPr>
          <w:rStyle w:val="VerbatimChar"/>
        </w:rPr>
        <w:t>pone.0211618.s002.xlsx</w:t>
      </w:r>
      <w:r>
        <w:t xml:space="preserve">). Fortunately, we can use the </w:t>
      </w:r>
      <w:r>
        <w:rPr>
          <w:rStyle w:val="VerbatimChar"/>
        </w:rPr>
        <w:t>read_excel</w:t>
      </w:r>
      <w:r>
        <w:t xml:space="preserve"> function from the </w:t>
      </w:r>
      <w:r>
        <w:rPr>
          <w:rStyle w:val="VerbatimChar"/>
        </w:rPr>
        <w:t>readxl</w:t>
      </w:r>
      <w:r>
        <w:t xml:space="preserve"> packages which is loaded as part of </w:t>
      </w:r>
      <w:r>
        <w:rPr>
          <w:rStyle w:val="VerbatimChar"/>
        </w:rPr>
        <w:t>tidyverse</w:t>
      </w:r>
      <w:r>
        <w:t xml:space="preserve">. Let’s assume we have downloaded the data file and saved it in a folder called </w:t>
      </w:r>
      <w:r>
        <w:rPr>
          <w:rStyle w:val="VerbatimChar"/>
        </w:rPr>
        <w:t>data</w:t>
      </w:r>
      <w:r>
        <w:t xml:space="preserve"> within our main project folder. We can import the data using the following code:</w:t>
      </w:r>
    </w:p>
    <w:p w14:paraId="69DB9F0F" w14:textId="77777777" w:rsidR="002F3927" w:rsidRDefault="00525CCF">
      <w:pPr>
        <w:pStyle w:val="SourceCode"/>
      </w:pPr>
      <w:r>
        <w:rPr>
          <w:rStyle w:val="NormalTok"/>
        </w:rPr>
        <w:t xml:space="preserve">perchtold_df </w:t>
      </w:r>
      <w:r>
        <w:rPr>
          <w:rStyle w:val="OtherTok"/>
        </w:rPr>
        <w:t>&lt;-</w:t>
      </w:r>
      <w:r>
        <w:rPr>
          <w:rStyle w:val="NormalTok"/>
        </w:rPr>
        <w:t xml:space="preserve"> </w:t>
      </w:r>
      <w:r>
        <w:rPr>
          <w:rStyle w:val="FunctionTok"/>
        </w:rPr>
        <w:t>here</w:t>
      </w:r>
      <w:r>
        <w:rPr>
          <w:rStyle w:val="NormalTok"/>
        </w:rPr>
        <w:t>(</w:t>
      </w:r>
      <w:r>
        <w:rPr>
          <w:rStyle w:val="StringTok"/>
        </w:rPr>
        <w:t>"data/pone.0211618.s002.xlsx"</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read_excel</w:t>
      </w:r>
      <w:r>
        <w:rPr>
          <w:rStyle w:val="NormalTok"/>
        </w:rPr>
        <w:t>()</w:t>
      </w:r>
    </w:p>
    <w:p w14:paraId="2971DF5D" w14:textId="77777777" w:rsidR="002F3927" w:rsidRDefault="00525CCF">
      <w:pPr>
        <w:pStyle w:val="FirstParagraph"/>
      </w:pPr>
      <w:r>
        <w:t xml:space="preserve">This code uses </w:t>
      </w:r>
      <w:r>
        <w:rPr>
          <w:rStyle w:val="VerbatimChar"/>
        </w:rPr>
        <w:t>here()</w:t>
      </w:r>
      <w:r>
        <w:t xml:space="preserve"> to get the full filepath for the data file by appending the text within the function to the filepath for the project. This filepath is then piped into </w:t>
      </w:r>
      <w:r>
        <w:rPr>
          <w:rStyle w:val="VerbatimChar"/>
        </w:rPr>
        <w:t>read_excel()</w:t>
      </w:r>
      <w:r>
        <w:t xml:space="preserve">, which reads in the file and converts it to a dataframe, we save this dataframe as </w:t>
      </w:r>
      <w:r>
        <w:rPr>
          <w:rStyle w:val="VerbatimChar"/>
        </w:rPr>
        <w:t>perchtold_df</w:t>
      </w:r>
      <w:r>
        <w:t xml:space="preserve"> (but we could have named it anything).</w:t>
      </w:r>
    </w:p>
    <w:p w14:paraId="1092AF41" w14:textId="77777777" w:rsidR="002F3927" w:rsidRDefault="00525CCF">
      <w:pPr>
        <w:pStyle w:val="BodyText"/>
      </w:pPr>
      <w:r>
        <w:t xml:space="preserve">Similarly, had the file been a CSV file we could have done the same thing using </w:t>
      </w:r>
      <w:r>
        <w:rPr>
          <w:rStyle w:val="VerbatimChar"/>
        </w:rPr>
        <w:t>read_csv()</w:t>
      </w:r>
      <w:r>
        <w:t xml:space="preserve"> from the </w:t>
      </w:r>
      <w:r>
        <w:rPr>
          <w:rStyle w:val="VerbatimChar"/>
        </w:rPr>
        <w:t>readr</w:t>
      </w:r>
      <w:r>
        <w:t xml:space="preserve"> package.</w:t>
      </w:r>
    </w:p>
    <w:p w14:paraId="665A1A7E" w14:textId="77777777" w:rsidR="002F3927" w:rsidRDefault="00525CCF">
      <w:pPr>
        <w:pStyle w:val="SourceCode"/>
      </w:pPr>
      <w:r>
        <w:rPr>
          <w:rStyle w:val="NormalTok"/>
        </w:rPr>
        <w:t xml:space="preserve">perchtold_df </w:t>
      </w:r>
      <w:r>
        <w:rPr>
          <w:rStyle w:val="OtherTok"/>
        </w:rPr>
        <w:t>&lt;-</w:t>
      </w:r>
      <w:r>
        <w:rPr>
          <w:rStyle w:val="NormalTok"/>
        </w:rPr>
        <w:t xml:space="preserve"> </w:t>
      </w:r>
      <w:r>
        <w:rPr>
          <w:rStyle w:val="FunctionTok"/>
        </w:rPr>
        <w:t>here</w:t>
      </w:r>
      <w:r>
        <w:rPr>
          <w:rStyle w:val="NormalTok"/>
        </w:rPr>
        <w:t>(</w:t>
      </w:r>
      <w:r>
        <w:rPr>
          <w:rStyle w:val="StringTok"/>
        </w:rPr>
        <w:t>"data/pone.0211618.s002.csv"</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read_csv</w:t>
      </w:r>
      <w:r>
        <w:rPr>
          <w:rStyle w:val="NormalTok"/>
        </w:rPr>
        <w:t>()</w:t>
      </w:r>
    </w:p>
    <w:p w14:paraId="29B7315C" w14:textId="77777777" w:rsidR="002F3927" w:rsidRDefault="00525CCF">
      <w:pPr>
        <w:pStyle w:val="FirstParagraph"/>
      </w:pPr>
      <w:r>
        <w:t xml:space="preserve">To view an object, we can select the name of the object in our code chunk and execute it. RStudio will display the object below the code chunk. If we want to view our data we should select </w:t>
      </w:r>
      <w:r>
        <w:rPr>
          <w:rStyle w:val="VerbatimChar"/>
        </w:rPr>
        <w:t>perchtold_df</w:t>
      </w:r>
      <w:r>
        <w:t xml:space="preserve"> and press </w:t>
      </w:r>
      <w:r>
        <w:rPr>
          <w:i/>
          <w:iCs/>
        </w:rPr>
        <w:t>Ctrl</w:t>
      </w:r>
      <w:r>
        <w:t xml:space="preserve"> (</w:t>
      </w:r>
      <w:r>
        <w:rPr>
          <w:i/>
          <w:iCs/>
        </w:rPr>
        <w:t>Cmd</w:t>
      </w:r>
      <w:r>
        <w:t xml:space="preserve"> on MacOS) and then the return key. Note that the data </w:t>
      </w:r>
      <w:r>
        <w:lastRenderedPageBreak/>
        <w:t>have been read in as a series of columns, each representing a variable, and each row represents a participant (</w:t>
      </w:r>
      <w:hyperlink w:anchor="fig-perchtolddf">
        <w:r>
          <w:rPr>
            <w:rStyle w:val="Hyperlink"/>
          </w:rPr>
          <w:t>Figure 3</w:t>
        </w:r>
      </w:hyperlink>
      <w:r>
        <w:t>).</w:t>
      </w:r>
    </w:p>
    <w:p w14:paraId="73ED6B3D" w14:textId="77777777" w:rsidR="002F3927" w:rsidRDefault="00525CCF">
      <w:pPr>
        <w:pStyle w:val="Heading3"/>
      </w:pPr>
      <w:bookmarkStart w:id="100" w:name="data-types"/>
      <w:bookmarkEnd w:id="99"/>
      <w:r>
        <w:t>Data types</w:t>
      </w:r>
    </w:p>
    <w:p w14:paraId="7637F4AC" w14:textId="77777777" w:rsidR="002F3927" w:rsidRDefault="00525CCF">
      <w:pPr>
        <w:pStyle w:val="FirstParagraph"/>
      </w:pPr>
      <w:r>
        <w:t xml:space="preserve">When a data file is imported the function used takes an educated guess at what each column contains. For example, in </w:t>
      </w:r>
      <w:hyperlink w:anchor="fig-perchtolddf">
        <w:r>
          <w:rPr>
            <w:rStyle w:val="Hyperlink"/>
          </w:rPr>
          <w:t>Figure 3</w:t>
        </w:r>
      </w:hyperlink>
      <w:r>
        <w:t xml:space="preserve"> note that each column has </w:t>
      </w:r>
      <w:r>
        <w:rPr>
          <w:rStyle w:val="VerbatimChar"/>
        </w:rPr>
        <w:t>&lt;dbl&gt;</w:t>
      </w:r>
      <w:r>
        <w:t xml:space="preserve"> underneath, which indicates that </w:t>
      </w:r>
      <w:r>
        <w:rPr>
          <w:rStyle w:val="VerbatimChar"/>
        </w:rPr>
        <w:t>read_excel</w:t>
      </w:r>
      <w:r>
        <w:t xml:space="preserve"> thinks that these columns contain numbers with decimals. R recognises the following data types, which are labelled with abbreviations of the highlighted word:</w:t>
      </w:r>
    </w:p>
    <w:p w14:paraId="5BB271E1" w14:textId="77777777" w:rsidR="002F3927" w:rsidRDefault="00525CCF">
      <w:pPr>
        <w:pStyle w:val="Compact"/>
        <w:numPr>
          <w:ilvl w:val="0"/>
          <w:numId w:val="26"/>
        </w:numPr>
      </w:pPr>
      <w:r>
        <w:rPr>
          <w:rStyle w:val="VerbatimChar"/>
        </w:rPr>
        <w:t>int</w:t>
      </w:r>
      <w:r>
        <w:t xml:space="preserve">: numbers in </w:t>
      </w:r>
      <w:r>
        <w:rPr>
          <w:i/>
          <w:iCs/>
        </w:rPr>
        <w:t>integer</w:t>
      </w:r>
      <w:r>
        <w:t xml:space="preserve"> format (i.e., whole numbers).</w:t>
      </w:r>
    </w:p>
    <w:p w14:paraId="67C7A744" w14:textId="77777777" w:rsidR="002F3927" w:rsidRDefault="00525CCF">
      <w:pPr>
        <w:pStyle w:val="Compact"/>
        <w:numPr>
          <w:ilvl w:val="0"/>
          <w:numId w:val="26"/>
        </w:numPr>
      </w:pPr>
      <w:r>
        <w:rPr>
          <w:rStyle w:val="VerbatimChar"/>
        </w:rPr>
        <w:t>dbl</w:t>
      </w:r>
      <w:r>
        <w:t xml:space="preserve">: numbers in </w:t>
      </w:r>
      <w:r>
        <w:rPr>
          <w:i/>
          <w:iCs/>
        </w:rPr>
        <w:t>double</w:t>
      </w:r>
      <w:r>
        <w:t>-precision floating-point format. In layperson terms these are any real number. Doubles have decimal places whereas integers do not.</w:t>
      </w:r>
    </w:p>
    <w:p w14:paraId="7168D66F" w14:textId="77777777" w:rsidR="002F3927" w:rsidRDefault="00525CCF">
      <w:pPr>
        <w:pStyle w:val="Compact"/>
        <w:numPr>
          <w:ilvl w:val="0"/>
          <w:numId w:val="26"/>
        </w:numPr>
      </w:pPr>
      <w:r>
        <w:rPr>
          <w:rStyle w:val="VerbatimChar"/>
        </w:rPr>
        <w:t>chr</w:t>
      </w:r>
      <w:r>
        <w:t xml:space="preserve">: values containing strings of </w:t>
      </w:r>
      <w:r>
        <w:rPr>
          <w:i/>
          <w:iCs/>
        </w:rPr>
        <w:t>characters</w:t>
      </w:r>
      <w:r>
        <w:t>. In other words text.</w:t>
      </w:r>
    </w:p>
    <w:p w14:paraId="5DF74E64" w14:textId="77777777" w:rsidR="002F3927" w:rsidRDefault="00525CCF">
      <w:pPr>
        <w:pStyle w:val="Compact"/>
        <w:numPr>
          <w:ilvl w:val="0"/>
          <w:numId w:val="26"/>
        </w:numPr>
      </w:pPr>
      <w:r>
        <w:rPr>
          <w:rStyle w:val="VerbatimChar"/>
        </w:rPr>
        <w:t>fct</w:t>
      </w:r>
      <w:r>
        <w:t xml:space="preserve">: a special kind of character variable where the text strings represent categories or groups. This kind of variable is known as a </w:t>
      </w:r>
      <w:r>
        <w:rPr>
          <w:i/>
          <w:iCs/>
        </w:rPr>
        <w:t>factor</w:t>
      </w:r>
      <w:r>
        <w:t>. When a variable is designated as a factor, each unique text string is stored as a ‘level’ of a categorical variable. An example of a factor would be a variable that takes the values ‘Treatment’ and ‘Control’ depending on whether a person was assigned to a treatment condition or a control group. When you want to fit models with categorical variables, you will work with factors.</w:t>
      </w:r>
    </w:p>
    <w:p w14:paraId="73874C15" w14:textId="77777777" w:rsidR="002F3927" w:rsidRDefault="00525CCF">
      <w:pPr>
        <w:pStyle w:val="Compact"/>
        <w:numPr>
          <w:ilvl w:val="0"/>
          <w:numId w:val="26"/>
        </w:numPr>
      </w:pPr>
      <w:r>
        <w:rPr>
          <w:rStyle w:val="VerbatimChar"/>
        </w:rPr>
        <w:t>date</w:t>
      </w:r>
      <w:r>
        <w:t>: values that contain dates.</w:t>
      </w:r>
    </w:p>
    <w:p w14:paraId="287EC834" w14:textId="77777777" w:rsidR="002F3927" w:rsidRDefault="00525CCF">
      <w:pPr>
        <w:pStyle w:val="Compact"/>
        <w:numPr>
          <w:ilvl w:val="0"/>
          <w:numId w:val="26"/>
        </w:numPr>
      </w:pPr>
      <w:r>
        <w:rPr>
          <w:rStyle w:val="VerbatimChar"/>
        </w:rPr>
        <w:t>lgl</w:t>
      </w:r>
      <w:r>
        <w:t xml:space="preserve">: values that are either TRUE or FALSE, known as </w:t>
      </w:r>
      <w:r>
        <w:rPr>
          <w:i/>
          <w:iCs/>
        </w:rPr>
        <w:t>logical</w:t>
      </w:r>
      <w:r>
        <w:t xml:space="preserve"> or boolean </w:t>
      </w:r>
      <w:commentRangeStart w:id="101"/>
      <w:r>
        <w:t>values</w:t>
      </w:r>
      <w:commentRangeEnd w:id="101"/>
      <w:r w:rsidR="005D7F50">
        <w:rPr>
          <w:rStyle w:val="CommentReference"/>
        </w:rPr>
        <w:commentReference w:id="101"/>
      </w:r>
      <w:r>
        <w:t>.</w:t>
      </w:r>
    </w:p>
    <w:p w14:paraId="22D32F0F" w14:textId="77777777" w:rsidR="002F3927" w:rsidRDefault="00525CCF">
      <w:pPr>
        <w:pStyle w:val="FirstParagraph"/>
      </w:pPr>
      <w:r>
        <w:t>Although functions for importing variables typically do a good job of guessing the data type, they do get it wrong (dates in Excel are particularly messy) so you might need to manually specify the data type of each column within the function, or change the data type after the data has been imported. It is fair to say there is a lot to learn about processing data, which we do not have room to explore, but see Field (</w:t>
      </w:r>
      <w:hyperlink w:anchor="ref-fielddsr22026">
        <w:r>
          <w:rPr>
            <w:rStyle w:val="Hyperlink"/>
          </w:rPr>
          <w:t>2026</w:t>
        </w:r>
      </w:hyperlink>
      <w:r>
        <w:t>).</w:t>
      </w:r>
    </w:p>
    <w:p w14:paraId="1AC126D2" w14:textId="77777777" w:rsidR="002F3927" w:rsidRDefault="00525CCF">
      <w:pPr>
        <w:pStyle w:val="Heading3"/>
      </w:pPr>
      <w:bookmarkStart w:id="102" w:name="accessing-variables"/>
      <w:bookmarkEnd w:id="100"/>
      <w:r>
        <w:t>Accessing variables</w:t>
      </w:r>
    </w:p>
    <w:p w14:paraId="7EFB0DFE" w14:textId="77777777" w:rsidR="002F3927" w:rsidRDefault="00525CCF">
      <w:pPr>
        <w:pStyle w:val="FirstParagraph"/>
      </w:pPr>
      <w:r>
        <w:t xml:space="preserve">Sometimes we might want to extract a particular column or variable from a dataframe, or work with a subset of the variables. When working with a single variable the easiest way to access it is using the </w:t>
      </w:r>
      <w:r>
        <w:rPr>
          <w:rStyle w:val="VerbatimChar"/>
        </w:rPr>
        <w:t>$</w:t>
      </w:r>
      <w:r>
        <w:t xml:space="preserve"> symbol. In general terms:</w:t>
      </w:r>
    </w:p>
    <w:p w14:paraId="0054C2F6" w14:textId="77777777" w:rsidR="002F3927" w:rsidRDefault="00525CCF">
      <w:pPr>
        <w:pStyle w:val="SourceCode"/>
      </w:pPr>
      <w:r>
        <w:rPr>
          <w:rStyle w:val="NormalTok"/>
        </w:rPr>
        <w:lastRenderedPageBreak/>
        <w:t>dataframe</w:t>
      </w:r>
      <w:r>
        <w:rPr>
          <w:rStyle w:val="SpecialCharTok"/>
        </w:rPr>
        <w:t>$</w:t>
      </w:r>
      <w:r>
        <w:rPr>
          <w:rStyle w:val="NormalTok"/>
        </w:rPr>
        <w:t>variable_name</w:t>
      </w:r>
    </w:p>
    <w:p w14:paraId="4EC80A3E" w14:textId="77777777" w:rsidR="002F3927" w:rsidRDefault="00525CCF">
      <w:pPr>
        <w:pStyle w:val="FirstParagraph"/>
      </w:pPr>
      <w:r>
        <w:t xml:space="preserve">Let’s say we wanted to work with the variable called </w:t>
      </w:r>
      <w:r>
        <w:rPr>
          <w:rStyle w:val="VerbatimChar"/>
        </w:rPr>
        <w:t>psyc</w:t>
      </w:r>
      <w:r>
        <w:t xml:space="preserve"> within the </w:t>
      </w:r>
      <w:r>
        <w:rPr>
          <w:rStyle w:val="VerbatimChar"/>
        </w:rPr>
        <w:t>perchtold_df</w:t>
      </w:r>
      <w:r>
        <w:t xml:space="preserve"> dataframe, we would do this using</w:t>
      </w:r>
    </w:p>
    <w:p w14:paraId="6B3DD32D" w14:textId="77777777" w:rsidR="002F3927" w:rsidRDefault="00525CCF">
      <w:pPr>
        <w:pStyle w:val="SourceCode"/>
      </w:pPr>
      <w:r>
        <w:rPr>
          <w:rStyle w:val="NormalTok"/>
        </w:rPr>
        <w:t>perchtold_df</w:t>
      </w:r>
      <w:r>
        <w:rPr>
          <w:rStyle w:val="SpecialCharTok"/>
        </w:rPr>
        <w:t>$</w:t>
      </w:r>
      <w:r>
        <w:rPr>
          <w:rStyle w:val="NormalTok"/>
        </w:rPr>
        <w:t>psyc</w:t>
      </w:r>
    </w:p>
    <w:p w14:paraId="3DDB47BB" w14:textId="77777777" w:rsidR="002F3927" w:rsidRDefault="00525CCF">
      <w:pPr>
        <w:pStyle w:val="FirstParagraph"/>
      </w:pPr>
      <w:r>
        <w:t xml:space="preserve">If we want a selection of variables we can use </w:t>
      </w:r>
      <w:r>
        <w:rPr>
          <w:rStyle w:val="VerbatimChar"/>
        </w:rPr>
        <w:t>select()</w:t>
      </w:r>
      <w:r>
        <w:t xml:space="preserve"> from </w:t>
      </w:r>
      <w:r>
        <w:rPr>
          <w:rStyle w:val="VerbatimChar"/>
        </w:rPr>
        <w:t>dplyr</w:t>
      </w:r>
      <w:r>
        <w:t>, which takes the form</w:t>
      </w:r>
    </w:p>
    <w:p w14:paraId="205B9772" w14:textId="77777777" w:rsidR="002F3927" w:rsidRDefault="00525CCF">
      <w:pPr>
        <w:pStyle w:val="SourceCode"/>
      </w:pPr>
      <w:r>
        <w:rPr>
          <w:rStyle w:val="FunctionTok"/>
        </w:rPr>
        <w:t>select</w:t>
      </w:r>
      <w:r>
        <w:rPr>
          <w:rStyle w:val="NormalTok"/>
        </w:rPr>
        <w:t>(</w:t>
      </w:r>
      <w:r>
        <w:rPr>
          <w:rStyle w:val="AttributeTok"/>
        </w:rPr>
        <w:t>.data =</w:t>
      </w:r>
      <w:r>
        <w:rPr>
          <w:rStyle w:val="NormalTok"/>
        </w:rPr>
        <w:t xml:space="preserve"> name_of_dataframe, list_of_variables)</w:t>
      </w:r>
    </w:p>
    <w:p w14:paraId="74CDA0F7" w14:textId="77777777" w:rsidR="002F3927" w:rsidRDefault="00525CCF">
      <w:pPr>
        <w:pStyle w:val="FirstParagraph"/>
      </w:pPr>
      <w:r>
        <w:t xml:space="preserve">For example, if we wanted to use only the variables </w:t>
      </w:r>
      <w:r>
        <w:rPr>
          <w:rStyle w:val="VerbatimChar"/>
        </w:rPr>
        <w:t>psych</w:t>
      </w:r>
      <w:r>
        <w:t xml:space="preserve">, </w:t>
      </w:r>
      <w:r>
        <w:rPr>
          <w:rStyle w:val="VerbatimChar"/>
        </w:rPr>
        <w:t>pos3</w:t>
      </w:r>
      <w:r>
        <w:t xml:space="preserve"> and </w:t>
      </w:r>
      <w:r>
        <w:rPr>
          <w:rStyle w:val="VerbatimChar"/>
        </w:rPr>
        <w:t>pos7</w:t>
      </w:r>
      <w:r>
        <w:t xml:space="preserve"> in our data frame we could achieve this using</w:t>
      </w:r>
    </w:p>
    <w:p w14:paraId="0FA5188C" w14:textId="77777777" w:rsidR="002F3927" w:rsidRDefault="00525CCF">
      <w:pPr>
        <w:pStyle w:val="SourceCode"/>
      </w:pPr>
      <w:r>
        <w:rPr>
          <w:rStyle w:val="FunctionTok"/>
        </w:rPr>
        <w:t>select</w:t>
      </w:r>
      <w:r>
        <w:rPr>
          <w:rStyle w:val="NormalTok"/>
        </w:rPr>
        <w:t>(</w:t>
      </w:r>
      <w:r>
        <w:rPr>
          <w:rStyle w:val="AttributeTok"/>
        </w:rPr>
        <w:t>.data =</w:t>
      </w:r>
      <w:r>
        <w:rPr>
          <w:rStyle w:val="NormalTok"/>
        </w:rPr>
        <w:t xml:space="preserve"> perchtold_df, psych, pos3, pos7)</w:t>
      </w:r>
    </w:p>
    <w:p w14:paraId="4BAB6D3A" w14:textId="77777777" w:rsidR="002F3927" w:rsidRDefault="00525CCF">
      <w:pPr>
        <w:pStyle w:val="FirstParagraph"/>
      </w:pPr>
      <w:r>
        <w:t>or using the pipe:</w:t>
      </w:r>
    </w:p>
    <w:p w14:paraId="0A8A3705" w14:textId="77777777" w:rsidR="002F3927" w:rsidRDefault="00525CCF">
      <w:pPr>
        <w:pStyle w:val="SourceCode"/>
      </w:pPr>
      <w:r>
        <w:rPr>
          <w:rStyle w:val="NormalTok"/>
        </w:rPr>
        <w:t xml:space="preserve">perchtold_df </w:t>
      </w:r>
      <w:r>
        <w:rPr>
          <w:rStyle w:val="SpecialCharTok"/>
        </w:rPr>
        <w:t>|&gt;</w:t>
      </w:r>
      <w:r>
        <w:rPr>
          <w:rStyle w:val="NormalTok"/>
        </w:rPr>
        <w:t xml:space="preserve"> </w:t>
      </w:r>
      <w:r>
        <w:br/>
      </w:r>
      <w:r>
        <w:rPr>
          <w:rStyle w:val="NormalTok"/>
        </w:rPr>
        <w:t xml:space="preserve">  </w:t>
      </w:r>
      <w:r>
        <w:rPr>
          <w:rStyle w:val="FunctionTok"/>
        </w:rPr>
        <w:t>select</w:t>
      </w:r>
      <w:r>
        <w:rPr>
          <w:rStyle w:val="NormalTok"/>
        </w:rPr>
        <w:t>(psych, pos3, pos7)</w:t>
      </w:r>
    </w:p>
    <w:p w14:paraId="736D7256" w14:textId="77777777" w:rsidR="002F3927" w:rsidRDefault="00525CCF">
      <w:pPr>
        <w:pStyle w:val="Heading2"/>
      </w:pPr>
      <w:bookmarkStart w:id="103" w:name="example-analysis"/>
      <w:bookmarkEnd w:id="85"/>
      <w:bookmarkEnd w:id="102"/>
      <w:r>
        <w:t>Example analysis</w:t>
      </w:r>
    </w:p>
    <w:p w14:paraId="48C83DEF" w14:textId="77777777" w:rsidR="002F3927" w:rsidRDefault="00525CCF">
      <w:pPr>
        <w:pStyle w:val="FirstParagraph"/>
      </w:pPr>
      <w:r>
        <w:t>To demonstrate R’s extensive analytic capability we use open data from a study conducted by Perchtold et al. (</w:t>
      </w:r>
      <w:hyperlink w:anchor="ref-perchtold2019">
        <w:r>
          <w:rPr>
            <w:rStyle w:val="Hyperlink"/>
          </w:rPr>
          <w:t>2019</w:t>
        </w:r>
      </w:hyperlink>
      <w:r>
        <w:t>). In this study 95 qualified participants aged 17 to 35 years completed the Reappraisal Inventiveness Test (RIT), humorous adaptation, and depression questionnaires. Participants were confronted with 4 anxiety-provoking situations (e.g. </w:t>
      </w:r>
      <w:r>
        <w:rPr>
          <w:i/>
          <w:iCs/>
        </w:rPr>
        <w:t>Late at night, you are the only one left working at the office. As you are sitting at your desk, suddenly all the lights on your floor switch off</w:t>
      </w:r>
      <w:r>
        <w:t xml:space="preserve">) and were asked to write as many humorous ways as they could think of to diminish anxiety. Each of the humorous explanations (or reappraisals) was classified into RIT categories; which were further classified into either positive reinterpretation strategy (situation-focused reappraisal) or a de-emphasizing strategy (self-focused reappraisal). </w:t>
      </w:r>
      <w:r>
        <w:lastRenderedPageBreak/>
        <w:t>Participants also completed the Center for Epidemiology Studies depression scale (CES-D, variable name ads), resulting in an overall score from 1 to 48, with higher scores indicating a greater number of self-reported depressive experiences.</w:t>
      </w:r>
    </w:p>
    <w:p w14:paraId="44FCDADB" w14:textId="77777777" w:rsidR="002F3927" w:rsidRDefault="00525CCF">
      <w:pPr>
        <w:pStyle w:val="BodyText"/>
      </w:pPr>
      <w:r>
        <w:t xml:space="preserve">We begin by demonstrating some of R’s statistical functions using a one-sample </w:t>
      </w:r>
      <w:r>
        <w:rPr>
          <w:i/>
          <w:iCs/>
        </w:rPr>
        <w:t>t</w:t>
      </w:r>
      <w:r>
        <w:t>-test, which is not found in Perchtold et al. Therafter, we use R to replicate some the analyses reported in Perchtold et al. (</w:t>
      </w:r>
      <w:hyperlink w:anchor="ref-perchtold2019">
        <w:r>
          <w:rPr>
            <w:rStyle w:val="Hyperlink"/>
          </w:rPr>
          <w:t>2019</w:t>
        </w:r>
      </w:hyperlink>
      <w:r>
        <w:t>). Specifically, we replicate some of Table 2 on page 8 of Perchtold et al. (</w:t>
      </w:r>
      <w:hyperlink w:anchor="ref-perchtold2019">
        <w:r>
          <w:rPr>
            <w:rStyle w:val="Hyperlink"/>
          </w:rPr>
          <w:t>2019</w:t>
        </w:r>
      </w:hyperlink>
      <w:r>
        <w:t>):</w:t>
      </w:r>
    </w:p>
    <w:p w14:paraId="3364E604" w14:textId="77777777" w:rsidR="002F3927" w:rsidRDefault="00525CCF">
      <w:pPr>
        <w:pStyle w:val="Compact"/>
        <w:numPr>
          <w:ilvl w:val="0"/>
          <w:numId w:val="27"/>
        </w:numPr>
      </w:pPr>
      <w:r>
        <w:t xml:space="preserve">The correlations and </w:t>
      </w:r>
      <w:r>
        <w:rPr>
          <w:i/>
          <w:iCs/>
        </w:rPr>
        <w:t>p</w:t>
      </w:r>
      <w:r>
        <w:t xml:space="preserve">-values in column 3 (labeled </w:t>
      </w:r>
      <w:r>
        <w:rPr>
          <w:i/>
          <w:iCs/>
        </w:rPr>
        <w:t>r(p)</w:t>
      </w:r>
      <w:r>
        <w:t>).</w:t>
      </w:r>
    </w:p>
    <w:p w14:paraId="40D8F4DB" w14:textId="77777777" w:rsidR="002F3927" w:rsidRDefault="00525CCF">
      <w:pPr>
        <w:pStyle w:val="Compact"/>
        <w:numPr>
          <w:ilvl w:val="0"/>
          <w:numId w:val="27"/>
        </w:numPr>
      </w:pPr>
      <w:r>
        <w:t xml:space="preserve">The unstandardized parameter estimates (regression coefficients) and their associated estimated standard errors in column 5 (labeled </w:t>
      </w:r>
      <w:r>
        <w:rPr>
          <w:i/>
          <w:iCs/>
        </w:rPr>
        <w:t>B(se)</w:t>
      </w:r>
      <w:r>
        <w:t>).</w:t>
      </w:r>
    </w:p>
    <w:p w14:paraId="5E364162" w14:textId="77777777" w:rsidR="002F3927" w:rsidRDefault="00525CCF">
      <w:pPr>
        <w:pStyle w:val="FirstParagraph"/>
      </w:pPr>
      <w:r>
        <w:t xml:space="preserve">Remember from earlier sections that our </w:t>
      </w:r>
      <w:del w:id="104" w:author="Teresa Gibson" w:date="2025-01-30T15:23:00Z">
        <w:r w:rsidDel="00525CCF">
          <w:delText>Quarto</w:delText>
        </w:r>
      </w:del>
      <w:ins w:id="105" w:author="Teresa Gibson" w:date="2025-01-30T15:23:00Z">
        <w:r>
          <w:t>Quarto</w:t>
        </w:r>
      </w:ins>
      <w:r>
        <w:t xml:space="preserve"> document should begin with a code chunk that loads the libraries we need and reads in the data file.</w:t>
      </w:r>
    </w:p>
    <w:p w14:paraId="627745E9" w14:textId="77777777" w:rsidR="002F3927" w:rsidRDefault="00525CCF">
      <w:pPr>
        <w:pStyle w:val="SourceCode"/>
      </w:pPr>
      <w:r>
        <w:rPr>
          <w:rStyle w:val="FunctionTok"/>
        </w:rPr>
        <w:t>library</w:t>
      </w:r>
      <w:r>
        <w:rPr>
          <w:rStyle w:val="NormalTok"/>
        </w:rPr>
        <w:t>(correlation)</w:t>
      </w:r>
      <w:r>
        <w:br/>
      </w:r>
      <w:r>
        <w:rPr>
          <w:rStyle w:val="FunctionTok"/>
        </w:rPr>
        <w:t>library</w:t>
      </w:r>
      <w:r>
        <w:rPr>
          <w:rStyle w:val="NormalTok"/>
        </w:rPr>
        <w:t>(here)</w:t>
      </w:r>
      <w:r>
        <w:br/>
      </w:r>
      <w:r>
        <w:rPr>
          <w:rStyle w:val="FunctionTok"/>
        </w:rPr>
        <w:t>library</w:t>
      </w:r>
      <w:r>
        <w:rPr>
          <w:rStyle w:val="NormalTok"/>
        </w:rPr>
        <w:t>(knitr)</w:t>
      </w:r>
      <w:r>
        <w:br/>
      </w:r>
      <w:r>
        <w:rPr>
          <w:rStyle w:val="FunctionTok"/>
        </w:rPr>
        <w:t>library</w:t>
      </w:r>
      <w:r>
        <w:rPr>
          <w:rStyle w:val="NormalTok"/>
        </w:rPr>
        <w:t>(parameters)</w:t>
      </w:r>
      <w:r>
        <w:br/>
      </w:r>
      <w:r>
        <w:rPr>
          <w:rStyle w:val="FunctionTok"/>
        </w:rPr>
        <w:t>library</w:t>
      </w:r>
      <w:r>
        <w:rPr>
          <w:rStyle w:val="NormalTok"/>
        </w:rPr>
        <w:t>(performance)</w:t>
      </w:r>
      <w:r>
        <w:br/>
      </w:r>
      <w:r>
        <w:rPr>
          <w:rStyle w:val="FunctionTok"/>
        </w:rPr>
        <w:t>library</w:t>
      </w:r>
      <w:r>
        <w:rPr>
          <w:rStyle w:val="NormalTok"/>
        </w:rPr>
        <w:t>(readxl)</w:t>
      </w:r>
      <w:r>
        <w:br/>
      </w:r>
      <w:r>
        <w:rPr>
          <w:rStyle w:val="FunctionTok"/>
        </w:rPr>
        <w:t>library</w:t>
      </w:r>
      <w:r>
        <w:rPr>
          <w:rStyle w:val="NormalTok"/>
        </w:rPr>
        <w:t>(tidyverse)</w:t>
      </w:r>
      <w:r>
        <w:br/>
      </w:r>
      <w:r>
        <w:br/>
      </w:r>
      <w:r>
        <w:rPr>
          <w:rStyle w:val="NormalTok"/>
        </w:rPr>
        <w:t xml:space="preserve">perchtold_df </w:t>
      </w:r>
      <w:r>
        <w:rPr>
          <w:rStyle w:val="OtherTok"/>
        </w:rPr>
        <w:t>&lt;-</w:t>
      </w:r>
      <w:r>
        <w:rPr>
          <w:rStyle w:val="NormalTok"/>
        </w:rPr>
        <w:t xml:space="preserve"> </w:t>
      </w:r>
      <w:r>
        <w:rPr>
          <w:rStyle w:val="FunctionTok"/>
        </w:rPr>
        <w:t>here</w:t>
      </w:r>
      <w:r>
        <w:rPr>
          <w:rStyle w:val="NormalTok"/>
        </w:rPr>
        <w:t>(</w:t>
      </w:r>
      <w:r>
        <w:rPr>
          <w:rStyle w:val="StringTok"/>
        </w:rPr>
        <w:t>"data/pone.0211618.s002.xlsx"</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read_excel</w:t>
      </w:r>
      <w:r>
        <w:rPr>
          <w:rStyle w:val="NormalTok"/>
        </w:rPr>
        <w:t>()</w:t>
      </w:r>
    </w:p>
    <w:p w14:paraId="14C1D869" w14:textId="77777777" w:rsidR="002F3927" w:rsidRDefault="00525CCF">
      <w:pPr>
        <w:pStyle w:val="Heading3"/>
      </w:pPr>
      <w:bookmarkStart w:id="106" w:name="one-sample-t-test"/>
      <w:r>
        <w:t xml:space="preserve">One-Sample </w:t>
      </w:r>
      <w:r>
        <w:rPr>
          <w:iCs/>
        </w:rPr>
        <w:t>t</w:t>
      </w:r>
      <w:r>
        <w:t>-Test</w:t>
      </w:r>
    </w:p>
    <w:p w14:paraId="6B97E2AC" w14:textId="77777777" w:rsidR="002F3927" w:rsidRDefault="00525CCF">
      <w:pPr>
        <w:pStyle w:val="FirstParagraph"/>
      </w:pPr>
      <w:r>
        <w:t xml:space="preserve">A first analysis determines whether the participants do not show </w:t>
      </w:r>
      <w:commentRangeStart w:id="107"/>
      <w:r>
        <w:t xml:space="preserve">depressive symptoms </w:t>
      </w:r>
      <w:commentRangeEnd w:id="107"/>
      <w:r w:rsidR="005D7F50">
        <w:rPr>
          <w:rStyle w:val="CommentReference"/>
        </w:rPr>
        <w:commentReference w:id="107"/>
      </w:r>
      <w:r>
        <w:t xml:space="preserve">on average which is reflected as a CES-D score of </w:t>
      </w:r>
      <w:commentRangeStart w:id="108"/>
      <w:r>
        <w:t>15</w:t>
      </w:r>
      <w:commentRangeEnd w:id="108"/>
      <w:r w:rsidR="005D7F50">
        <w:rPr>
          <w:rStyle w:val="CommentReference"/>
        </w:rPr>
        <w:commentReference w:id="108"/>
      </w:r>
      <w:r>
        <w:t xml:space="preserve"> or lower (</w:t>
      </w:r>
      <w:hyperlink w:anchor="ref-stein2014">
        <w:r>
          <w:rPr>
            <w:rStyle w:val="Hyperlink"/>
          </w:rPr>
          <w:t>Stein et al., 2014</w:t>
        </w:r>
      </w:hyperlink>
      <w:r>
        <w:t xml:space="preserve">). The threshold of </w:t>
      </w:r>
      <w:commentRangeStart w:id="109"/>
      <w:r>
        <w:lastRenderedPageBreak/>
        <w:t>15 was chosen because a score of 16 or is interpreted as displaying depressive symptoms</w:t>
      </w:r>
      <w:commentRangeEnd w:id="109"/>
      <w:r w:rsidR="005D7F50">
        <w:rPr>
          <w:rStyle w:val="CommentReference"/>
        </w:rPr>
        <w:commentReference w:id="109"/>
      </w:r>
      <w:r>
        <w:t xml:space="preserve">. This hypothesis can be tested using a one-sample </w:t>
      </w:r>
      <w:r>
        <w:rPr>
          <w:i/>
          <w:iCs/>
        </w:rPr>
        <w:t>t</w:t>
      </w:r>
      <w:r>
        <w:t>-test.</w:t>
      </w:r>
    </w:p>
    <w:p w14:paraId="3CDFD8F8" w14:textId="77777777" w:rsidR="002F3927" w:rsidRDefault="00525CCF">
      <w:pPr>
        <w:pStyle w:val="Compact"/>
        <w:numPr>
          <w:ilvl w:val="0"/>
          <w:numId w:val="28"/>
        </w:numPr>
      </w:pPr>
      <w:r>
        <w:t xml:space="preserve">H_0: the true mean CES-D is equal to </w:t>
      </w:r>
      <w:r w:rsidRPr="00E40690">
        <w:rPr>
          <w:highlight w:val="yellow"/>
          <w:rPrChange w:id="110" w:author="Teresa Gibson" w:date="2025-01-30T17:03:00Z">
            <w:rPr/>
          </w:rPrChange>
        </w:rPr>
        <w:t>15</w:t>
      </w:r>
    </w:p>
    <w:p w14:paraId="72937EED" w14:textId="77777777" w:rsidR="002F3927" w:rsidRDefault="00525CCF">
      <w:pPr>
        <w:pStyle w:val="Compact"/>
        <w:numPr>
          <w:ilvl w:val="0"/>
          <w:numId w:val="28"/>
        </w:numPr>
      </w:pPr>
      <w:r>
        <w:t xml:space="preserve">H_1: the true mean CES-D is </w:t>
      </w:r>
      <w:commentRangeStart w:id="111"/>
      <w:r>
        <w:t>less</w:t>
      </w:r>
      <w:commentRangeEnd w:id="111"/>
      <w:r w:rsidR="00E40690">
        <w:rPr>
          <w:rStyle w:val="CommentReference"/>
        </w:rPr>
        <w:commentReference w:id="111"/>
      </w:r>
      <w:r>
        <w:t xml:space="preserve"> than </w:t>
      </w:r>
      <w:r w:rsidRPr="00E40690">
        <w:rPr>
          <w:highlight w:val="yellow"/>
          <w:rPrChange w:id="112" w:author="Teresa Gibson" w:date="2025-01-30T17:03:00Z">
            <w:rPr/>
          </w:rPrChange>
        </w:rPr>
        <w:t>15</w:t>
      </w:r>
    </w:p>
    <w:p w14:paraId="1F794C53" w14:textId="77777777" w:rsidR="002F3927" w:rsidRDefault="00525CCF">
      <w:pPr>
        <w:pStyle w:val="FirstParagraph"/>
      </w:pPr>
      <w:r>
        <w:t xml:space="preserve">In R we perform a </w:t>
      </w:r>
      <w:r>
        <w:rPr>
          <w:i/>
          <w:iCs/>
        </w:rPr>
        <w:t>t</w:t>
      </w:r>
      <w:r>
        <w:t xml:space="preserve">-test of this hypothesis using the </w:t>
      </w:r>
      <w:r>
        <w:rPr>
          <w:rStyle w:val="VerbatimChar"/>
        </w:rPr>
        <w:t>t.test()</w:t>
      </w:r>
      <w:r>
        <w:t xml:space="preserve"> function which is available in base R. The general form of the </w:t>
      </w:r>
      <w:r>
        <w:rPr>
          <w:rStyle w:val="VerbatimChar"/>
        </w:rPr>
        <w:t>t-test()</w:t>
      </w:r>
      <w:r>
        <w:t xml:space="preserve"> is shown below:</w:t>
      </w:r>
    </w:p>
    <w:p w14:paraId="0B71DA4E" w14:textId="77777777" w:rsidR="002F3927" w:rsidRDefault="00525CCF">
      <w:pPr>
        <w:pStyle w:val="SourceCode"/>
      </w:pPr>
      <w:r>
        <w:rPr>
          <w:rStyle w:val="FunctionTok"/>
        </w:rPr>
        <w:t>t.test</w:t>
      </w:r>
      <w:r>
        <w:rPr>
          <w:rStyle w:val="NormalTok"/>
        </w:rPr>
        <w:t xml:space="preserve">(x, </w:t>
      </w:r>
      <w:r>
        <w:rPr>
          <w:rStyle w:val="AttributeTok"/>
        </w:rPr>
        <w:t>y =</w:t>
      </w:r>
      <w:r>
        <w:rPr>
          <w:rStyle w:val="NormalTok"/>
        </w:rPr>
        <w:t xml:space="preserve"> </w:t>
      </w:r>
      <w:r>
        <w:rPr>
          <w:rStyle w:val="ConstantTok"/>
        </w:rPr>
        <w:t>NULL</w:t>
      </w:r>
      <w:r>
        <w:rPr>
          <w:rStyle w:val="NormalTok"/>
        </w:rPr>
        <w:t>,</w:t>
      </w:r>
      <w:r>
        <w:br/>
      </w:r>
      <w:r>
        <w:rPr>
          <w:rStyle w:val="NormalTok"/>
        </w:rPr>
        <w:t xml:space="preserve">       </w:t>
      </w:r>
      <w:r>
        <w:rPr>
          <w:rStyle w:val="AttributeTok"/>
        </w:rPr>
        <w:t>alternative =</w:t>
      </w:r>
      <w:r>
        <w:rPr>
          <w:rStyle w:val="NormalTok"/>
        </w:rPr>
        <w:t xml:space="preserve"> </w:t>
      </w:r>
      <w:r>
        <w:rPr>
          <w:rStyle w:val="FunctionTok"/>
        </w:rPr>
        <w:t>c</w:t>
      </w:r>
      <w:r>
        <w:rPr>
          <w:rStyle w:val="NormalTok"/>
        </w:rPr>
        <w:t>(</w:t>
      </w:r>
      <w:r>
        <w:rPr>
          <w:rStyle w:val="StringTok"/>
        </w:rPr>
        <w:t>"two.sided"</w:t>
      </w:r>
      <w:r>
        <w:rPr>
          <w:rStyle w:val="NormalTok"/>
        </w:rPr>
        <w:t xml:space="preserve">, </w:t>
      </w:r>
      <w:r>
        <w:rPr>
          <w:rStyle w:val="StringTok"/>
        </w:rPr>
        <w:t>"less"</w:t>
      </w:r>
      <w:r>
        <w:rPr>
          <w:rStyle w:val="NormalTok"/>
        </w:rPr>
        <w:t xml:space="preserve">, </w:t>
      </w:r>
      <w:r>
        <w:rPr>
          <w:rStyle w:val="StringTok"/>
        </w:rPr>
        <w:t>"greater"</w:t>
      </w:r>
      <w:r>
        <w:rPr>
          <w:rStyle w:val="NormalTok"/>
        </w:rPr>
        <w:t>),</w:t>
      </w:r>
      <w:r>
        <w:br/>
      </w:r>
      <w:r>
        <w:rPr>
          <w:rStyle w:val="NormalTok"/>
        </w:rPr>
        <w:t xml:space="preserve">       </w:t>
      </w:r>
      <w:r>
        <w:rPr>
          <w:rStyle w:val="AttributeTok"/>
        </w:rPr>
        <w:t>mu =</w:t>
      </w:r>
      <w:r>
        <w:rPr>
          <w:rStyle w:val="NormalTok"/>
        </w:rPr>
        <w:t xml:space="preserve"> </w:t>
      </w:r>
      <w:r>
        <w:rPr>
          <w:rStyle w:val="DecValTok"/>
        </w:rPr>
        <w:t>0</w:t>
      </w:r>
      <w:r>
        <w:rPr>
          <w:rStyle w:val="NormalTok"/>
        </w:rPr>
        <w:t xml:space="preserve">, </w:t>
      </w:r>
      <w:r>
        <w:rPr>
          <w:rStyle w:val="AttributeTok"/>
        </w:rPr>
        <w:t>paired =</w:t>
      </w:r>
      <w:r>
        <w:rPr>
          <w:rStyle w:val="NormalTok"/>
        </w:rPr>
        <w:t xml:space="preserve"> </w:t>
      </w:r>
      <w:r>
        <w:rPr>
          <w:rStyle w:val="ConstantTok"/>
        </w:rPr>
        <w:t>FALSE</w:t>
      </w:r>
      <w:r>
        <w:rPr>
          <w:rStyle w:val="NormalTok"/>
        </w:rPr>
        <w:t xml:space="preserve">, </w:t>
      </w:r>
      <w:r>
        <w:rPr>
          <w:rStyle w:val="AttributeTok"/>
        </w:rPr>
        <w:t>var.equal =</w:t>
      </w:r>
      <w:r>
        <w:rPr>
          <w:rStyle w:val="NormalTok"/>
        </w:rPr>
        <w:t xml:space="preserve"> </w:t>
      </w:r>
      <w:r>
        <w:rPr>
          <w:rStyle w:val="ConstantTok"/>
        </w:rPr>
        <w:t>FALSE</w:t>
      </w:r>
      <w:r>
        <w:rPr>
          <w:rStyle w:val="NormalTok"/>
        </w:rPr>
        <w:t>,</w:t>
      </w:r>
      <w:r>
        <w:br/>
      </w:r>
      <w:r>
        <w:rPr>
          <w:rStyle w:val="NormalTok"/>
        </w:rPr>
        <w:t xml:space="preserve">       </w:t>
      </w:r>
      <w:r>
        <w:rPr>
          <w:rStyle w:val="AttributeTok"/>
        </w:rPr>
        <w:t>conf.level =</w:t>
      </w:r>
      <w:r>
        <w:rPr>
          <w:rStyle w:val="NormalTok"/>
        </w:rPr>
        <w:t xml:space="preserve"> </w:t>
      </w:r>
      <w:r>
        <w:rPr>
          <w:rStyle w:val="FloatTok"/>
        </w:rPr>
        <w:t>0.95</w:t>
      </w:r>
      <w:r>
        <w:rPr>
          <w:rStyle w:val="NormalTok"/>
        </w:rPr>
        <w:t>, …)</w:t>
      </w:r>
    </w:p>
    <w:p w14:paraId="29D0A71F" w14:textId="77777777" w:rsidR="002F3927" w:rsidRDefault="00525CCF">
      <w:pPr>
        <w:pStyle w:val="FirstParagraph"/>
      </w:pPr>
      <w:r>
        <w:t xml:space="preserve">Note that the function includes arguments that specify: </w:t>
      </w:r>
      <w:r>
        <w:rPr>
          <w:rStyle w:val="VerbatimChar"/>
        </w:rPr>
        <w:t>x</w:t>
      </w:r>
      <w:r>
        <w:t xml:space="preserve">, the variable from a dataframe (or vector of data); </w:t>
      </w:r>
      <w:r>
        <w:rPr>
          <w:rStyle w:val="VerbatimChar"/>
        </w:rPr>
        <w:t>alternative</w:t>
      </w:r>
      <w:r>
        <w:t xml:space="preserve">, a text string indicating whether the test is two-sided or one-sided and the one-sided test (“less” or “greater”), </w:t>
      </w:r>
      <w:r>
        <w:rPr>
          <w:rStyle w:val="VerbatimChar"/>
        </w:rPr>
        <w:t>mu</w:t>
      </w:r>
      <w:r>
        <w:t xml:space="preserve">, the value against which you’re testing (by default zero); </w:t>
      </w:r>
      <w:r>
        <w:rPr>
          <w:rStyle w:val="VerbatimChar"/>
        </w:rPr>
        <w:t>conf.level</w:t>
      </w:r>
      <w:r>
        <w:t xml:space="preserve">, the confidence level; </w:t>
      </w:r>
      <w:r>
        <w:rPr>
          <w:rStyle w:val="VerbatimChar"/>
        </w:rPr>
        <w:t>paired</w:t>
      </w:r>
      <w:r>
        <w:t xml:space="preserve">, whether the data are </w:t>
      </w:r>
      <w:r>
        <w:rPr>
          <w:rStyle w:val="VerbatimChar"/>
        </w:rPr>
        <w:t>paired</w:t>
      </w:r>
      <w:r>
        <w:t xml:space="preserve"> (e.g. dependent); and, </w:t>
      </w:r>
      <w:r>
        <w:rPr>
          <w:rStyle w:val="VerbatimChar"/>
        </w:rPr>
        <w:t>var.equal</w:t>
      </w:r>
      <w:r>
        <w:t xml:space="preserve">, whether variances are assumed to be equal (by default they are not assumed equal and we advise not changing this argument). The last two arguments apply only when a two-sample </w:t>
      </w:r>
      <w:r>
        <w:rPr>
          <w:i/>
          <w:iCs/>
        </w:rPr>
        <w:t>t</w:t>
      </w:r>
      <w:r>
        <w:t>-test is performed.</w:t>
      </w:r>
    </w:p>
    <w:p w14:paraId="44A8205C" w14:textId="77777777" w:rsidR="002F3927" w:rsidRDefault="00525CCF">
      <w:pPr>
        <w:pStyle w:val="BodyText"/>
      </w:pPr>
      <w:r>
        <w:t xml:space="preserve">For our data, we want to test the variable </w:t>
      </w:r>
      <w:r>
        <w:rPr>
          <w:rStyle w:val="VerbatimChar"/>
        </w:rPr>
        <w:t>ads</w:t>
      </w:r>
      <w:r>
        <w:t xml:space="preserve"> in the data, we can access this variable in the </w:t>
      </w:r>
      <w:r>
        <w:rPr>
          <w:rStyle w:val="VerbatimChar"/>
        </w:rPr>
        <w:t>perchtold_df</w:t>
      </w:r>
      <w:r>
        <w:t xml:space="preserve"> dataframe using </w:t>
      </w:r>
      <w:r>
        <w:rPr>
          <w:rStyle w:val="VerbatimChar"/>
        </w:rPr>
        <w:t>perchtold_df$ads</w:t>
      </w:r>
      <w:r>
        <w:t xml:space="preserve"> (see earlier) so we set </w:t>
      </w:r>
      <w:r>
        <w:rPr>
          <w:rStyle w:val="VerbatimChar"/>
        </w:rPr>
        <w:t>x = perchtold_df$ads</w:t>
      </w:r>
      <w:r>
        <w:t xml:space="preserve">. We want to compare the sample mean of this variable to a value of </w:t>
      </w:r>
      <w:r w:rsidRPr="00E40690">
        <w:rPr>
          <w:highlight w:val="yellow"/>
          <w:rPrChange w:id="113" w:author="Teresa Gibson" w:date="2025-01-30T17:04:00Z">
            <w:rPr/>
          </w:rPrChange>
        </w:rPr>
        <w:t>15</w:t>
      </w:r>
      <w:r>
        <w:t xml:space="preserve"> so we set </w:t>
      </w:r>
      <w:r>
        <w:rPr>
          <w:rStyle w:val="VerbatimChar"/>
        </w:rPr>
        <w:t xml:space="preserve">mu = </w:t>
      </w:r>
      <w:r w:rsidRPr="00E40690">
        <w:rPr>
          <w:rStyle w:val="VerbatimChar"/>
          <w:highlight w:val="yellow"/>
          <w:rPrChange w:id="114" w:author="Teresa Gibson" w:date="2025-01-30T17:04:00Z">
            <w:rPr>
              <w:rStyle w:val="VerbatimChar"/>
            </w:rPr>
          </w:rPrChange>
        </w:rPr>
        <w:t>15</w:t>
      </w:r>
      <w:r>
        <w:t xml:space="preserve">, and we are interested specifically in whether the sample mean is less than </w:t>
      </w:r>
      <w:r w:rsidRPr="00E40690">
        <w:rPr>
          <w:highlight w:val="yellow"/>
          <w:rPrChange w:id="115" w:author="Teresa Gibson" w:date="2025-01-30T17:04:00Z">
            <w:rPr/>
          </w:rPrChange>
        </w:rPr>
        <w:t>15</w:t>
      </w:r>
      <w:r>
        <w:t xml:space="preserve"> (a one-tailed test) so we set </w:t>
      </w:r>
      <w:r>
        <w:rPr>
          <w:rStyle w:val="VerbatimChar"/>
        </w:rPr>
        <w:t>alternative = "less"</w:t>
      </w:r>
      <w:r>
        <w:t xml:space="preserve">. We have saved the results in an object that we’ve chosen to call </w:t>
      </w:r>
      <w:r>
        <w:rPr>
          <w:rStyle w:val="VerbatimChar"/>
        </w:rPr>
        <w:t>depression_ost</w:t>
      </w:r>
      <w:r>
        <w:t xml:space="preserve"> (we can use whatever name we like, but the </w:t>
      </w:r>
      <w:r>
        <w:rPr>
          <w:rStyle w:val="VerbatimChar"/>
        </w:rPr>
        <w:t>_ost</w:t>
      </w:r>
      <w:r>
        <w:t xml:space="preserve"> reminds </w:t>
      </w:r>
      <w:r>
        <w:lastRenderedPageBreak/>
        <w:t xml:space="preserve">us it is a </w:t>
      </w:r>
      <w:r>
        <w:rPr>
          <w:i/>
          <w:iCs/>
        </w:rPr>
        <w:t>o</w:t>
      </w:r>
      <w:r>
        <w:t>ne-</w:t>
      </w:r>
      <w:r>
        <w:rPr>
          <w:i/>
          <w:iCs/>
        </w:rPr>
        <w:t>s</w:t>
      </w:r>
      <w:r>
        <w:t xml:space="preserve">ample </w:t>
      </w:r>
      <w:r>
        <w:rPr>
          <w:i/>
          <w:iCs/>
        </w:rPr>
        <w:t>t</w:t>
      </w:r>
      <w:r>
        <w:t xml:space="preserve">-test). To look at the text output of the </w:t>
      </w:r>
      <w:r>
        <w:rPr>
          <w:i/>
          <w:iCs/>
        </w:rPr>
        <w:t>t</w:t>
      </w:r>
      <w:r>
        <w:t xml:space="preserve">-test we execute </w:t>
      </w:r>
      <w:r>
        <w:rPr>
          <w:rStyle w:val="VerbatimChar"/>
        </w:rPr>
        <w:t>depression_ost</w:t>
      </w:r>
      <w:r>
        <w:t xml:space="preserve"> as on the second line.</w:t>
      </w:r>
    </w:p>
    <w:p w14:paraId="00EE49EF" w14:textId="77777777" w:rsidR="002F3927" w:rsidRDefault="00525CCF">
      <w:pPr>
        <w:pStyle w:val="SourceCode"/>
      </w:pPr>
      <w:r>
        <w:rPr>
          <w:rStyle w:val="NormalTok"/>
        </w:rPr>
        <w:t xml:space="preserve">depression_ost </w:t>
      </w:r>
      <w:r>
        <w:rPr>
          <w:rStyle w:val="OtherTok"/>
        </w:rPr>
        <w:t>&lt;-</w:t>
      </w:r>
      <w:r>
        <w:rPr>
          <w:rStyle w:val="NormalTok"/>
        </w:rPr>
        <w:t xml:space="preserve"> </w:t>
      </w:r>
      <w:r>
        <w:rPr>
          <w:rStyle w:val="FunctionTok"/>
        </w:rPr>
        <w:t>t.test</w:t>
      </w:r>
      <w:r>
        <w:rPr>
          <w:rStyle w:val="NormalTok"/>
        </w:rPr>
        <w:t>(</w:t>
      </w:r>
      <w:r>
        <w:rPr>
          <w:rStyle w:val="AttributeTok"/>
        </w:rPr>
        <w:t>x =</w:t>
      </w:r>
      <w:r>
        <w:rPr>
          <w:rStyle w:val="NormalTok"/>
        </w:rPr>
        <w:t xml:space="preserve"> perchtold_df</w:t>
      </w:r>
      <w:r>
        <w:rPr>
          <w:rStyle w:val="SpecialCharTok"/>
        </w:rPr>
        <w:t>$</w:t>
      </w:r>
      <w:r>
        <w:rPr>
          <w:rStyle w:val="NormalTok"/>
        </w:rPr>
        <w:t xml:space="preserve">ads, </w:t>
      </w:r>
      <w:r>
        <w:rPr>
          <w:rStyle w:val="AttributeTok"/>
        </w:rPr>
        <w:t>mu =</w:t>
      </w:r>
      <w:r>
        <w:rPr>
          <w:rStyle w:val="NormalTok"/>
        </w:rPr>
        <w:t xml:space="preserve"> </w:t>
      </w:r>
      <w:r w:rsidRPr="00E40690">
        <w:rPr>
          <w:rStyle w:val="DecValTok"/>
          <w:highlight w:val="yellow"/>
          <w:rPrChange w:id="116" w:author="Teresa Gibson" w:date="2025-01-30T17:05:00Z">
            <w:rPr>
              <w:rStyle w:val="DecValTok"/>
            </w:rPr>
          </w:rPrChange>
        </w:rPr>
        <w:t>15</w:t>
      </w:r>
      <w:r>
        <w:rPr>
          <w:rStyle w:val="NormalTok"/>
        </w:rPr>
        <w:t xml:space="preserve">, </w:t>
      </w:r>
      <w:r>
        <w:rPr>
          <w:rStyle w:val="AttributeTok"/>
        </w:rPr>
        <w:t>alternative =</w:t>
      </w:r>
      <w:r>
        <w:rPr>
          <w:rStyle w:val="NormalTok"/>
        </w:rPr>
        <w:t xml:space="preserve"> </w:t>
      </w:r>
      <w:r>
        <w:rPr>
          <w:rStyle w:val="StringTok"/>
        </w:rPr>
        <w:t>"less"</w:t>
      </w:r>
      <w:r>
        <w:rPr>
          <w:rStyle w:val="NormalTok"/>
        </w:rPr>
        <w:t xml:space="preserve"> ) </w:t>
      </w:r>
      <w:r>
        <w:br/>
      </w:r>
      <w:r>
        <w:rPr>
          <w:rStyle w:val="NormalTok"/>
        </w:rPr>
        <w:t>depression_ost</w:t>
      </w:r>
    </w:p>
    <w:p w14:paraId="50970780" w14:textId="77777777" w:rsidR="002F3927" w:rsidRDefault="00525CCF">
      <w:pPr>
        <w:pStyle w:val="FirstParagraph"/>
      </w:pPr>
      <w:r>
        <w:t>The text output looks like this:</w:t>
      </w:r>
    </w:p>
    <w:p w14:paraId="4D07A3C0" w14:textId="77777777" w:rsidR="002F3927" w:rsidRDefault="00525CCF">
      <w:pPr>
        <w:pStyle w:val="SourceCode"/>
      </w:pPr>
      <w:r>
        <w:br/>
      </w:r>
      <w:r>
        <w:rPr>
          <w:rStyle w:val="VerbatimChar"/>
        </w:rPr>
        <w:t xml:space="preserve">    One Sample t-test</w:t>
      </w:r>
      <w:r>
        <w:br/>
      </w:r>
      <w:r>
        <w:br/>
      </w:r>
      <w:r>
        <w:rPr>
          <w:rStyle w:val="VerbatimChar"/>
        </w:rPr>
        <w:t>data:  perchtold_df$ads</w:t>
      </w:r>
      <w:r>
        <w:br/>
      </w:r>
      <w:r>
        <w:rPr>
          <w:rStyle w:val="VerbatimChar"/>
        </w:rPr>
        <w:t>t = 0.67789, df = 94, p-value = 0.7502</w:t>
      </w:r>
      <w:r>
        <w:br/>
      </w:r>
      <w:r>
        <w:rPr>
          <w:rStyle w:val="VerbatimChar"/>
        </w:rPr>
        <w:t>alternative hypothesis: true mean is less than 15</w:t>
      </w:r>
      <w:r>
        <w:br/>
      </w:r>
      <w:r>
        <w:rPr>
          <w:rStyle w:val="VerbatimChar"/>
        </w:rPr>
        <w:t>95 percent confidence interval:</w:t>
      </w:r>
      <w:r>
        <w:br/>
      </w:r>
      <w:r>
        <w:rPr>
          <w:rStyle w:val="VerbatimChar"/>
        </w:rPr>
        <w:t xml:space="preserve">     -Inf 17.44955</w:t>
      </w:r>
      <w:r>
        <w:br/>
      </w:r>
      <w:r>
        <w:rPr>
          <w:rStyle w:val="VerbatimChar"/>
        </w:rPr>
        <w:t>sample estimates:</w:t>
      </w:r>
      <w:r>
        <w:br/>
      </w:r>
      <w:r>
        <w:rPr>
          <w:rStyle w:val="VerbatimChar"/>
        </w:rPr>
        <w:t xml:space="preserve">mean of x </w:t>
      </w:r>
      <w:r>
        <w:br/>
      </w:r>
      <w:r>
        <w:rPr>
          <w:rStyle w:val="VerbatimChar"/>
        </w:rPr>
        <w:t xml:space="preserve"> 15.70989 </w:t>
      </w:r>
    </w:p>
    <w:p w14:paraId="3921D16B" w14:textId="77777777" w:rsidR="002F3927" w:rsidRDefault="00525CCF">
      <w:pPr>
        <w:pStyle w:val="FirstParagraph"/>
      </w:pPr>
      <w:r>
        <w:t xml:space="preserve">The default text output isn’t really suitable for reports or journal articles, but the function </w:t>
      </w:r>
      <w:r>
        <w:rPr>
          <w:rStyle w:val="VerbatimChar"/>
        </w:rPr>
        <w:t>model_parameters()</w:t>
      </w:r>
      <w:r>
        <w:t xml:space="preserve"> in the </w:t>
      </w:r>
      <w:r>
        <w:rPr>
          <w:rStyle w:val="VerbatimChar"/>
        </w:rPr>
        <w:t>parameters</w:t>
      </w:r>
      <w:r>
        <w:t xml:space="preserve"> package (</w:t>
      </w:r>
      <w:hyperlink w:anchor="ref-parameters">
        <w:r>
          <w:rPr>
            <w:rStyle w:val="Hyperlink"/>
          </w:rPr>
          <w:t>Lüdecke et al., 2020</w:t>
        </w:r>
      </w:hyperlink>
      <w:r>
        <w:t xml:space="preserve">) can be used to create consistent tabulated output from many statistical functions including </w:t>
      </w:r>
      <w:r>
        <w:rPr>
          <w:rStyle w:val="VerbatimChar"/>
        </w:rPr>
        <w:t>t.test()</w:t>
      </w:r>
      <w:r>
        <w:t xml:space="preserve"> and </w:t>
      </w:r>
      <w:r>
        <w:rPr>
          <w:rStyle w:val="VerbatimChar"/>
        </w:rPr>
        <w:t>lm()</w:t>
      </w:r>
      <w:r>
        <w:t xml:space="preserve">. Therefore, having created and stored the object </w:t>
      </w:r>
      <w:r>
        <w:rPr>
          <w:rStyle w:val="VerbatimChar"/>
        </w:rPr>
        <w:t>depression_ost</w:t>
      </w:r>
      <w:r>
        <w:t xml:space="preserve">, we can create a nicely formatted table by placing it into this function. Further formatting can be achieved by piping this table into the </w:t>
      </w:r>
      <w:r>
        <w:rPr>
          <w:rStyle w:val="VerbatimChar"/>
        </w:rPr>
        <w:t>display()</w:t>
      </w:r>
      <w:r>
        <w:t xml:space="preserve"> function from the </w:t>
      </w:r>
      <w:r>
        <w:rPr>
          <w:rStyle w:val="VerbatimChar"/>
        </w:rPr>
        <w:t>insights</w:t>
      </w:r>
      <w:r>
        <w:t xml:space="preserve"> package, where, among other things you can set the number of decimal places shown using three arguments: </w:t>
      </w:r>
      <w:r>
        <w:rPr>
          <w:rStyle w:val="VerbatimChar"/>
        </w:rPr>
        <w:t>digits</w:t>
      </w:r>
      <w:r>
        <w:t xml:space="preserve"> (2 by default) sets </w:t>
      </w:r>
      <w:r>
        <w:lastRenderedPageBreak/>
        <w:t xml:space="preserve">the number of decimal places for any numeric values except confidence intervals and </w:t>
      </w:r>
      <w:r>
        <w:rPr>
          <w:i/>
          <w:iCs/>
        </w:rPr>
        <w:t>p</w:t>
      </w:r>
      <w:r>
        <w:t xml:space="preserve">-values]; </w:t>
      </w:r>
      <w:r>
        <w:rPr>
          <w:rStyle w:val="VerbatimChar"/>
        </w:rPr>
        <w:t>ci_digits</w:t>
      </w:r>
      <w:r>
        <w:t xml:space="preserve"> (also 2 by default) sets the decimal places for confidence intervals; and </w:t>
      </w:r>
      <w:r>
        <w:rPr>
          <w:rStyle w:val="VerbatimChar"/>
        </w:rPr>
        <w:t>p_digits</w:t>
      </w:r>
      <w:r>
        <w:t xml:space="preserve"> (3 by default) sets the number of decimapl places for </w:t>
      </w:r>
      <w:r>
        <w:rPr>
          <w:i/>
          <w:iCs/>
        </w:rPr>
        <w:t>p</w:t>
      </w:r>
      <w:r>
        <w:t xml:space="preserve">-values. So, for example, if you wanted one decimal place in general, but 3 for confidence intervals and 4 for </w:t>
      </w:r>
      <w:r>
        <w:rPr>
          <w:i/>
          <w:iCs/>
        </w:rPr>
        <w:t>p</w:t>
      </w:r>
      <w:r>
        <w:t xml:space="preserve"> values you would use </w:t>
      </w:r>
      <w:r>
        <w:rPr>
          <w:rStyle w:val="VerbatimChar"/>
        </w:rPr>
        <w:t>display(digits = 1, ci_digits = 3, p_digits = 4)</w:t>
      </w:r>
      <w:r>
        <w:t>. However, if we use the sensible defaults we could display a table using:</w:t>
      </w:r>
    </w:p>
    <w:p w14:paraId="616BD973" w14:textId="77777777" w:rsidR="002F3927" w:rsidRDefault="00525CCF">
      <w:pPr>
        <w:pStyle w:val="SourceCode"/>
      </w:pPr>
      <w:r>
        <w:rPr>
          <w:rStyle w:val="FunctionTok"/>
        </w:rPr>
        <w:t>model_parameters</w:t>
      </w:r>
      <w:r>
        <w:rPr>
          <w:rStyle w:val="NormalTok"/>
        </w:rPr>
        <w:t xml:space="preserve">(depression_ost) </w:t>
      </w:r>
      <w:r>
        <w:rPr>
          <w:rStyle w:val="SpecialCharTok"/>
        </w:rPr>
        <w:t>|&gt;</w:t>
      </w:r>
      <w:r>
        <w:rPr>
          <w:rStyle w:val="NormalTok"/>
        </w:rPr>
        <w:t xml:space="preserve"> </w:t>
      </w:r>
      <w:r>
        <w:br/>
      </w:r>
      <w:r>
        <w:rPr>
          <w:rStyle w:val="NormalTok"/>
        </w:rPr>
        <w:t xml:space="preserve">  </w:t>
      </w:r>
      <w:r>
        <w:rPr>
          <w:rStyle w:val="FunctionTok"/>
        </w:rPr>
        <w:t>display</w:t>
      </w:r>
      <w:r>
        <w:rPr>
          <w:rStyle w:val="NormalTok"/>
        </w:rPr>
        <w:t>()</w:t>
      </w:r>
    </w:p>
    <w:p w14:paraId="0181F9FB" w14:textId="77777777" w:rsidR="002F3927" w:rsidRDefault="00525CCF">
      <w:pPr>
        <w:pStyle w:val="BlockText"/>
      </w:pPr>
      <w:commentRangeStart w:id="117"/>
      <w:r>
        <w:t>AF NOTE: I’m not sure about this example because we end of sort of implying that you can use a significance test to show ‘no difference’, which is not the case.</w:t>
      </w:r>
      <w:commentRangeEnd w:id="117"/>
      <w:r w:rsidR="00E40690">
        <w:rPr>
          <w:rStyle w:val="CommentReference"/>
        </w:rPr>
        <w:commentReference w:id="117"/>
      </w:r>
    </w:p>
    <w:p w14:paraId="725FC68E" w14:textId="77777777" w:rsidR="002F3927" w:rsidRDefault="00525CCF">
      <w:pPr>
        <w:pStyle w:val="FirstParagraph"/>
      </w:pPr>
      <w:r>
        <w:t>On examination of the output (</w:t>
      </w:r>
      <w:hyperlink w:anchor="tbl-ost">
        <w:r>
          <w:rPr>
            <w:rStyle w:val="Hyperlink"/>
          </w:rPr>
          <w:t>Table 1</w:t>
        </w:r>
      </w:hyperlink>
      <w:r>
        <w:t xml:space="preserve">) the </w:t>
      </w:r>
      <w:r>
        <w:rPr>
          <w:i/>
          <w:iCs/>
        </w:rPr>
        <w:t>p</w:t>
      </w:r>
      <w:r>
        <w:t>-value for this test is 0.750 which is greater than 𝛼= 0.05 (let’s assume that we set this criterion before collecting data). Therefore, we have insufficient evidence to reject the null hypothesis and the decision is to Fail to Reject the null hypothesis. We can conclude at the 5% level of significance that the true mean CES-D value is not less than 15.</w:t>
      </w:r>
    </w:p>
    <w:p w14:paraId="5F513484" w14:textId="77777777" w:rsidR="002F3927" w:rsidRDefault="00525CCF">
      <w:pPr>
        <w:pStyle w:val="Heading3"/>
      </w:pPr>
      <w:bookmarkStart w:id="118" w:name="correlation-coefficient"/>
      <w:bookmarkEnd w:id="106"/>
      <w:r>
        <w:t>Correlation Coefficient</w:t>
      </w:r>
    </w:p>
    <w:p w14:paraId="495885CB" w14:textId="77777777" w:rsidR="002F3927" w:rsidRDefault="00525CCF">
      <w:pPr>
        <w:pStyle w:val="FirstParagraph"/>
      </w:pPr>
      <w:r>
        <w:t>Perchtold and colleagues correlate self-reported depressive experiences to each of the three sub-strategies within the positive reinterpretation strategy (general positive aspects (</w:t>
      </w:r>
      <w:r>
        <w:rPr>
          <w:rStyle w:val="VerbatimChar"/>
        </w:rPr>
        <w:t>pos3</w:t>
      </w:r>
      <w:r>
        <w:t>), worst-case comparison (</w:t>
      </w:r>
      <w:r>
        <w:rPr>
          <w:rStyle w:val="VerbatimChar"/>
        </w:rPr>
        <w:t>pos7</w:t>
      </w:r>
      <w:r>
        <w:t xml:space="preserve">), disadvantage as advantage </w:t>
      </w:r>
      <w:r>
        <w:rPr>
          <w:rStyle w:val="VerbatimChar"/>
        </w:rPr>
        <w:t>(pos8</w:t>
      </w:r>
      <w:r>
        <w:t>)) and each of the three sub-strategies within the de-emphasizing category (alternative explanation (</w:t>
      </w:r>
      <w:r>
        <w:rPr>
          <w:rStyle w:val="VerbatimChar"/>
        </w:rPr>
        <w:t>rel10</w:t>
      </w:r>
      <w:r>
        <w:t>), trivializing the problem (</w:t>
      </w:r>
      <w:r>
        <w:rPr>
          <w:rStyle w:val="VerbatimChar"/>
        </w:rPr>
        <w:t>rel11</w:t>
      </w:r>
      <w:r>
        <w:t>), handing over responsibility (</w:t>
      </w:r>
      <w:r>
        <w:rPr>
          <w:rStyle w:val="VerbatimChar"/>
        </w:rPr>
        <w:t>rel14</w:t>
      </w:r>
      <w:r>
        <w:t>)). These correlation coefficients can be found in Table 2 of the Perchtold article in the column labelled ‘r(p)’.</w:t>
      </w:r>
    </w:p>
    <w:p w14:paraId="64118E6B" w14:textId="77777777" w:rsidR="002F3927" w:rsidRDefault="00525CCF">
      <w:pPr>
        <w:pStyle w:val="BodyText"/>
      </w:pPr>
      <w:r>
        <w:lastRenderedPageBreak/>
        <w:t xml:space="preserve">The </w:t>
      </w:r>
      <w:r>
        <w:rPr>
          <w:rStyle w:val="VerbatimChar"/>
        </w:rPr>
        <w:t>correlation()</w:t>
      </w:r>
      <w:r>
        <w:t xml:space="preserve"> function in the </w:t>
      </w:r>
      <w:r>
        <w:rPr>
          <w:rStyle w:val="VerbatimChar"/>
        </w:rPr>
        <w:t>correlation</w:t>
      </w:r>
      <w:r>
        <w:t xml:space="preserve"> package (</w:t>
      </w:r>
      <w:hyperlink w:anchor="ref-correlation">
        <w:r>
          <w:rPr>
            <w:rStyle w:val="Hyperlink"/>
          </w:rPr>
          <w:t>Makowski et al., 2022</w:t>
        </w:r>
      </w:hyperlink>
      <w:r>
        <w:t xml:space="preserve">) can be used to generate correlation coefficients between all columns in a data frame as well as </w:t>
      </w:r>
      <w:r>
        <w:rPr>
          <w:i/>
          <w:iCs/>
        </w:rPr>
        <w:t>p</w:t>
      </w:r>
      <w:r>
        <w:t>-values and confidence interval</w:t>
      </w:r>
      <w:ins w:id="119" w:author="Teresa Gibson" w:date="2025-01-30T17:15:00Z">
        <w:r w:rsidR="00774397">
          <w:t>s</w:t>
        </w:r>
      </w:ins>
      <w:r>
        <w:t>. This function has the general form:</w:t>
      </w:r>
    </w:p>
    <w:p w14:paraId="10917844" w14:textId="77777777" w:rsidR="002F3927" w:rsidRDefault="00525CCF">
      <w:pPr>
        <w:pStyle w:val="SourceCode"/>
      </w:pPr>
      <w:r>
        <w:rPr>
          <w:rStyle w:val="NormalTok"/>
        </w:rPr>
        <w:t>correlation</w:t>
      </w:r>
      <w:r>
        <w:rPr>
          <w:rStyle w:val="SpecialCharTok"/>
        </w:rPr>
        <w:t>::</w:t>
      </w:r>
      <w:r>
        <w:rPr>
          <w:rStyle w:val="FunctionTok"/>
        </w:rPr>
        <w:t>correlation</w:t>
      </w:r>
      <w:r>
        <w:rPr>
          <w:rStyle w:val="NormalTok"/>
        </w:rPr>
        <w:t>(</w:t>
      </w:r>
      <w:r>
        <w:rPr>
          <w:rStyle w:val="AttributeTok"/>
        </w:rPr>
        <w:t>data =</w:t>
      </w:r>
      <w:r>
        <w:rPr>
          <w:rStyle w:val="NormalTok"/>
        </w:rPr>
        <w:t xml:space="preserve"> my_dataframe,</w:t>
      </w:r>
      <w:r>
        <w:br/>
      </w:r>
      <w:r>
        <w:rPr>
          <w:rStyle w:val="NormalTok"/>
        </w:rPr>
        <w:t xml:space="preserve">                         </w:t>
      </w:r>
      <w:r>
        <w:rPr>
          <w:rStyle w:val="AttributeTok"/>
        </w:rPr>
        <w:t>method =</w:t>
      </w:r>
      <w:r>
        <w:rPr>
          <w:rStyle w:val="NormalTok"/>
        </w:rPr>
        <w:t xml:space="preserve"> </w:t>
      </w:r>
      <w:r>
        <w:rPr>
          <w:rStyle w:val="StringTok"/>
        </w:rPr>
        <w:t>"pearson"</w:t>
      </w:r>
      <w:r>
        <w:rPr>
          <w:rStyle w:val="NormalTok"/>
        </w:rPr>
        <w:t>,</w:t>
      </w:r>
      <w:r>
        <w:br/>
      </w:r>
      <w:r>
        <w:rPr>
          <w:rStyle w:val="NormalTok"/>
        </w:rPr>
        <w:t xml:space="preserve">                         </w:t>
      </w:r>
      <w:r>
        <w:rPr>
          <w:rStyle w:val="AttributeTok"/>
        </w:rPr>
        <w:t>p_adjust =</w:t>
      </w:r>
      <w:r>
        <w:rPr>
          <w:rStyle w:val="NormalTok"/>
        </w:rPr>
        <w:t xml:space="preserve"> </w:t>
      </w:r>
      <w:r>
        <w:rPr>
          <w:rStyle w:val="StringTok"/>
        </w:rPr>
        <w:t>"holm"</w:t>
      </w:r>
      <w:r>
        <w:rPr>
          <w:rStyle w:val="NormalTok"/>
        </w:rPr>
        <w:t>,</w:t>
      </w:r>
      <w:r>
        <w:br/>
      </w:r>
      <w:r>
        <w:rPr>
          <w:rStyle w:val="NormalTok"/>
        </w:rPr>
        <w:t xml:space="preserve">                         </w:t>
      </w:r>
      <w:r>
        <w:rPr>
          <w:rStyle w:val="AttributeTok"/>
        </w:rPr>
        <w:t>ci =</w:t>
      </w:r>
      <w:r>
        <w:rPr>
          <w:rStyle w:val="NormalTok"/>
        </w:rPr>
        <w:t xml:space="preserve"> </w:t>
      </w:r>
      <w:r>
        <w:rPr>
          <w:rStyle w:val="FloatTok"/>
        </w:rPr>
        <w:t>0.95</w:t>
      </w:r>
      <w:r>
        <w:rPr>
          <w:rStyle w:val="NormalTok"/>
        </w:rPr>
        <w:t>)</w:t>
      </w:r>
    </w:p>
    <w:p w14:paraId="37BF7091" w14:textId="77777777" w:rsidR="002F3927" w:rsidRDefault="00525CCF">
      <w:pPr>
        <w:pStyle w:val="FirstParagraph"/>
      </w:pPr>
      <w:r>
        <w:t xml:space="preserve">Only the main arguments and their defaults are shown. Use </w:t>
      </w:r>
      <w:r>
        <w:rPr>
          <w:rStyle w:val="VerbatimChar"/>
        </w:rPr>
        <w:t>data</w:t>
      </w:r>
      <w:r>
        <w:t xml:space="preserve"> to specify the name of the dataframe containing the variables that you wish to correlate, </w:t>
      </w:r>
      <w:r>
        <w:rPr>
          <w:rStyle w:val="VerbatimChar"/>
        </w:rPr>
        <w:t>method</w:t>
      </w:r>
      <w:r>
        <w:t xml:space="preserve"> to set the correlation coefficient (by default Pearson but you can use Kendall or Spearman’s method with </w:t>
      </w:r>
      <w:r>
        <w:rPr>
          <w:rStyle w:val="VerbatimChar"/>
        </w:rPr>
        <w:t>method = "kendall"</w:t>
      </w:r>
      <w:r>
        <w:t xml:space="preserve"> and </w:t>
      </w:r>
      <w:r>
        <w:rPr>
          <w:rStyle w:val="VerbatimChar"/>
        </w:rPr>
        <w:t>method = "spearman"</w:t>
      </w:r>
      <w:r>
        <w:t xml:space="preserve"> respectively), </w:t>
      </w:r>
      <w:r>
        <w:rPr>
          <w:rStyle w:val="VerbatimChar"/>
        </w:rPr>
        <w:t>p_adjust</w:t>
      </w:r>
      <w:r>
        <w:t xml:space="preserve"> to define a method for correcting </w:t>
      </w:r>
      <w:r>
        <w:rPr>
          <w:i/>
          <w:iCs/>
        </w:rPr>
        <w:t>p</w:t>
      </w:r>
      <w:r>
        <w:t xml:space="preserve">-values for the number of tests conducted (by default the holm method is used but others are available), and </w:t>
      </w:r>
      <w:r>
        <w:rPr>
          <w:rStyle w:val="VerbatimChar"/>
        </w:rPr>
        <w:t>ci</w:t>
      </w:r>
      <w:r>
        <w:t xml:space="preserve"> to set the confidence interval width as a proportion (by default it is 0.95 for a 95% confidence interval).</w:t>
      </w:r>
    </w:p>
    <w:p w14:paraId="464E366E" w14:textId="77777777" w:rsidR="002F3927" w:rsidRDefault="00525CCF">
      <w:pPr>
        <w:pStyle w:val="BodyText"/>
      </w:pPr>
      <w:r>
        <w:t xml:space="preserve">To get the correlations we need we could pipe our data frame into the </w:t>
      </w:r>
      <w:r>
        <w:rPr>
          <w:rStyle w:val="VerbatimChar"/>
        </w:rPr>
        <w:t>select()</w:t>
      </w:r>
      <w:r>
        <w:t xml:space="preserve"> function, which we met earlier, to select the variables we need, and then pipe this into </w:t>
      </w:r>
      <w:r>
        <w:rPr>
          <w:rStyle w:val="VerbatimChar"/>
        </w:rPr>
        <w:t>correlation()</w:t>
      </w:r>
      <w:r>
        <w:t xml:space="preserve">. Perchtold and colleaguyes did not adjust their </w:t>
      </w:r>
      <w:r>
        <w:rPr>
          <w:i/>
          <w:iCs/>
        </w:rPr>
        <w:t>p</w:t>
      </w:r>
      <w:r>
        <w:t xml:space="preserve">-values for the number of tests, so we need to over-ride the default of </w:t>
      </w:r>
      <w:r>
        <w:rPr>
          <w:rStyle w:val="VerbatimChar"/>
        </w:rPr>
        <w:t>p_adjust = "holm"</w:t>
      </w:r>
      <w:r>
        <w:t xml:space="preserve"> with </w:t>
      </w:r>
      <w:r>
        <w:rPr>
          <w:rStyle w:val="VerbatimChar"/>
        </w:rPr>
        <w:t>p_adjust = "none"</w:t>
      </w:r>
      <w:r>
        <w:t xml:space="preserve"> to replicate their results exactly</w:t>
      </w:r>
    </w:p>
    <w:p w14:paraId="418AE5F0" w14:textId="77777777" w:rsidR="002F3927" w:rsidRDefault="00525CCF">
      <w:pPr>
        <w:pStyle w:val="SourceCode"/>
      </w:pPr>
      <w:r>
        <w:rPr>
          <w:rStyle w:val="NormalTok"/>
        </w:rPr>
        <w:t xml:space="preserve">perchtold_df </w:t>
      </w:r>
      <w:r>
        <w:rPr>
          <w:rStyle w:val="SpecialCharTok"/>
        </w:rPr>
        <w:t>|&gt;</w:t>
      </w:r>
      <w:r>
        <w:br/>
      </w:r>
      <w:r>
        <w:rPr>
          <w:rStyle w:val="NormalTok"/>
        </w:rPr>
        <w:t xml:space="preserve">  </w:t>
      </w:r>
      <w:r>
        <w:rPr>
          <w:rStyle w:val="FunctionTok"/>
        </w:rPr>
        <w:t>select</w:t>
      </w:r>
      <w:r>
        <w:rPr>
          <w:rStyle w:val="NormalTok"/>
        </w:rPr>
        <w:t xml:space="preserve">(ads, pos3, pos7, pos8, rel10, rel11, rel14) </w:t>
      </w:r>
      <w:r>
        <w:rPr>
          <w:rStyle w:val="SpecialCharTok"/>
        </w:rPr>
        <w:t>|&gt;</w:t>
      </w:r>
      <w:r>
        <w:br/>
      </w:r>
      <w:r>
        <w:rPr>
          <w:rStyle w:val="NormalTok"/>
        </w:rPr>
        <w:t xml:space="preserve">  </w:t>
      </w:r>
      <w:r>
        <w:rPr>
          <w:rStyle w:val="FunctionTok"/>
        </w:rPr>
        <w:t>correlation</w:t>
      </w:r>
      <w:r>
        <w:rPr>
          <w:rStyle w:val="NormalTok"/>
        </w:rPr>
        <w:t>(</w:t>
      </w:r>
      <w:r>
        <w:rPr>
          <w:rStyle w:val="AttributeTok"/>
        </w:rPr>
        <w:t>p_adjust =</w:t>
      </w:r>
      <w:r>
        <w:rPr>
          <w:rStyle w:val="NormalTok"/>
        </w:rPr>
        <w:t xml:space="preserve"> </w:t>
      </w:r>
      <w:r>
        <w:rPr>
          <w:rStyle w:val="StringTok"/>
        </w:rPr>
        <w:t>"none"</w:t>
      </w:r>
      <w:r>
        <w:rPr>
          <w:rStyle w:val="NormalTok"/>
        </w:rPr>
        <w:t>)</w:t>
      </w:r>
    </w:p>
    <w:p w14:paraId="08A40913" w14:textId="77777777" w:rsidR="002F3927" w:rsidRDefault="00525CCF">
      <w:pPr>
        <w:pStyle w:val="FirstParagraph"/>
      </w:pPr>
      <w:r>
        <w:lastRenderedPageBreak/>
        <w:t xml:space="preserve">If you run this code you’ll see, for example, the unadjusted </w:t>
      </w:r>
      <w:r>
        <w:rPr>
          <w:i/>
          <w:iCs/>
        </w:rPr>
        <w:t>p</w:t>
      </w:r>
      <w:r>
        <w:t xml:space="preserve">-value of the </w:t>
      </w:r>
      <w:r>
        <w:rPr>
          <w:rStyle w:val="VerbatimChar"/>
        </w:rPr>
        <w:t>ads</w:t>
      </w:r>
      <w:r>
        <w:t>-</w:t>
      </w:r>
      <w:r>
        <w:rPr>
          <w:rStyle w:val="VerbatimChar"/>
        </w:rPr>
        <w:t>pos3</w:t>
      </w:r>
      <w:r>
        <w:t xml:space="preserve"> correlation equals </w:t>
      </w:r>
      <w:commentRangeStart w:id="120"/>
      <w:ins w:id="121" w:author="Teresa Gibson" w:date="2025-01-30T17:16:00Z">
        <w:r w:rsidR="00774397">
          <w:t>-</w:t>
        </w:r>
      </w:ins>
      <w:r>
        <w:t>0.023</w:t>
      </w:r>
      <w:commentRangeEnd w:id="120"/>
      <w:r w:rsidR="00774397">
        <w:rPr>
          <w:rStyle w:val="CommentReference"/>
        </w:rPr>
        <w:commentReference w:id="120"/>
      </w:r>
      <w:r>
        <w:t xml:space="preserve">, matching the value reported in Perchtold Table 2. Other things being equal, it’s good practice to adjust the </w:t>
      </w:r>
      <w:r>
        <w:rPr>
          <w:i/>
          <w:iCs/>
        </w:rPr>
        <w:t>p</w:t>
      </w:r>
      <w:r>
        <w:t xml:space="preserve">-values when using multiple tests, so let’s do that by leaving the defaults as they are (note the brackets of the </w:t>
      </w:r>
      <w:r>
        <w:rPr>
          <w:rStyle w:val="VerbatimChar"/>
        </w:rPr>
        <w:t>correlation</w:t>
      </w:r>
      <w:r>
        <w:t xml:space="preserve"> function are now are empty). We will also save the results as </w:t>
      </w:r>
      <w:r>
        <w:rPr>
          <w:rStyle w:val="VerbatimChar"/>
        </w:rPr>
        <w:t>perchtold_cor</w:t>
      </w:r>
      <w:r>
        <w:t xml:space="preserve"> so that we have more options for printing the output as a table.</w:t>
      </w:r>
    </w:p>
    <w:p w14:paraId="17FCCC10" w14:textId="77777777" w:rsidR="002F3927" w:rsidRDefault="00525CCF">
      <w:pPr>
        <w:pStyle w:val="SourceCode"/>
      </w:pPr>
      <w:r>
        <w:rPr>
          <w:rStyle w:val="NormalTok"/>
        </w:rPr>
        <w:t xml:space="preserve">perchtold_cor </w:t>
      </w:r>
      <w:r>
        <w:rPr>
          <w:rStyle w:val="OtherTok"/>
        </w:rPr>
        <w:t>&lt;-</w:t>
      </w:r>
      <w:r>
        <w:rPr>
          <w:rStyle w:val="NormalTok"/>
        </w:rPr>
        <w:t xml:space="preserve"> perchtold_df </w:t>
      </w:r>
      <w:r>
        <w:rPr>
          <w:rStyle w:val="SpecialCharTok"/>
        </w:rPr>
        <w:t>|&gt;</w:t>
      </w:r>
      <w:r>
        <w:br/>
      </w:r>
      <w:r>
        <w:rPr>
          <w:rStyle w:val="NormalTok"/>
        </w:rPr>
        <w:t xml:space="preserve">  </w:t>
      </w:r>
      <w:r>
        <w:rPr>
          <w:rStyle w:val="FunctionTok"/>
        </w:rPr>
        <w:t>select</w:t>
      </w:r>
      <w:r>
        <w:rPr>
          <w:rStyle w:val="NormalTok"/>
        </w:rPr>
        <w:t xml:space="preserve">(ads, pos3, pos7, pos8, rel10, rel11, rel14) </w:t>
      </w:r>
      <w:r>
        <w:rPr>
          <w:rStyle w:val="SpecialCharTok"/>
        </w:rPr>
        <w:t>|&gt;</w:t>
      </w:r>
      <w:r>
        <w:br/>
      </w:r>
      <w:r>
        <w:rPr>
          <w:rStyle w:val="NormalTok"/>
        </w:rPr>
        <w:t xml:space="preserve">  </w:t>
      </w:r>
      <w:r>
        <w:rPr>
          <w:rStyle w:val="FunctionTok"/>
        </w:rPr>
        <w:t>correlation</w:t>
      </w:r>
      <w:r>
        <w:rPr>
          <w:rStyle w:val="NormalTok"/>
        </w:rPr>
        <w:t>()</w:t>
      </w:r>
    </w:p>
    <w:p w14:paraId="582D3117" w14:textId="77777777" w:rsidR="002F3927" w:rsidRDefault="00525CCF">
      <w:pPr>
        <w:pStyle w:val="FirstParagraph"/>
      </w:pPr>
      <w:r>
        <w:t xml:space="preserve">For the purpose of report-writing we could pipe </w:t>
      </w:r>
      <w:r>
        <w:rPr>
          <w:rStyle w:val="VerbatimChar"/>
        </w:rPr>
        <w:t>perchtold_cor</w:t>
      </w:r>
      <w:r>
        <w:t xml:space="preserve"> into </w:t>
      </w:r>
      <w:r>
        <w:rPr>
          <w:rStyle w:val="VerbatimChar"/>
        </w:rPr>
        <w:t>display()</w:t>
      </w:r>
      <w:r>
        <w:t xml:space="preserve"> to produce a tabulated output (</w:t>
      </w:r>
      <w:hyperlink w:anchor="tbl-cor">
        <w:r>
          <w:rPr>
            <w:rStyle w:val="Hyperlink"/>
          </w:rPr>
          <w:t>Table 2</w:t>
        </w:r>
      </w:hyperlink>
      <w:r>
        <w:t xml:space="preserve">). Note that the correlation coefficients are reported in the </w:t>
      </w:r>
      <w:r>
        <w:rPr>
          <w:rStyle w:val="VerbatimChar"/>
        </w:rPr>
        <w:t>r</w:t>
      </w:r>
      <w:r>
        <w:t xml:space="preserve"> column; for example, the correlation coefficient for the </w:t>
      </w:r>
      <w:r>
        <w:rPr>
          <w:rStyle w:val="VerbatimChar"/>
        </w:rPr>
        <w:t>ads</w:t>
      </w:r>
      <w:r>
        <w:t>-</w:t>
      </w:r>
      <w:r>
        <w:rPr>
          <w:rStyle w:val="VerbatimChar"/>
        </w:rPr>
        <w:t>pos3</w:t>
      </w:r>
      <w:r>
        <w:t xml:space="preserve"> pair is -0.23. The </w:t>
      </w:r>
      <w:r>
        <w:rPr>
          <w:i/>
          <w:iCs/>
        </w:rPr>
        <w:t>p</w:t>
      </w:r>
      <w:r>
        <w:t xml:space="preserve">-values have now been adjusted for multiple comparisons so note that the adjusted </w:t>
      </w:r>
      <w:r>
        <w:rPr>
          <w:i/>
          <w:iCs/>
        </w:rPr>
        <w:t>p</w:t>
      </w:r>
      <w:r>
        <w:t xml:space="preserve">-value of the </w:t>
      </w:r>
      <w:r>
        <w:rPr>
          <w:rStyle w:val="VerbatimChar"/>
        </w:rPr>
        <w:t>ads</w:t>
      </w:r>
      <w:r>
        <w:t>-</w:t>
      </w:r>
      <w:r>
        <w:rPr>
          <w:rStyle w:val="VerbatimChar"/>
        </w:rPr>
        <w:t>pos3</w:t>
      </w:r>
      <w:r>
        <w:t xml:space="preserve"> correlation coefficient has changed to 0.434.</w:t>
      </w:r>
    </w:p>
    <w:p w14:paraId="58C130CC" w14:textId="77777777" w:rsidR="002F3927" w:rsidRDefault="00525CCF">
      <w:pPr>
        <w:pStyle w:val="SourceCode"/>
      </w:pPr>
      <w:r>
        <w:rPr>
          <w:rStyle w:val="NormalTok"/>
        </w:rPr>
        <w:t xml:space="preserve">perchtold_cor </w:t>
      </w:r>
      <w:r>
        <w:rPr>
          <w:rStyle w:val="SpecialCharTok"/>
        </w:rPr>
        <w:t>|&gt;</w:t>
      </w:r>
      <w:r>
        <w:rPr>
          <w:rStyle w:val="NormalTok"/>
        </w:rPr>
        <w:t xml:space="preserve"> </w:t>
      </w:r>
      <w:r>
        <w:br/>
      </w:r>
      <w:r>
        <w:rPr>
          <w:rStyle w:val="NormalTok"/>
        </w:rPr>
        <w:t xml:space="preserve">  </w:t>
      </w:r>
      <w:r>
        <w:rPr>
          <w:rStyle w:val="FunctionTok"/>
        </w:rPr>
        <w:t>display</w:t>
      </w:r>
      <w:r>
        <w:rPr>
          <w:rStyle w:val="NormalTok"/>
        </w:rPr>
        <w:t>()</w:t>
      </w:r>
    </w:p>
    <w:p w14:paraId="0679DC1A" w14:textId="77777777" w:rsidR="002F3927" w:rsidRDefault="00525CCF">
      <w:pPr>
        <w:pStyle w:val="Heading3"/>
      </w:pPr>
      <w:bookmarkStart w:id="122" w:name="multiple-linear-regression"/>
      <w:bookmarkEnd w:id="118"/>
      <w:r>
        <w:lastRenderedPageBreak/>
        <w:t>Multiple Linear Regression</w:t>
      </w:r>
    </w:p>
    <w:p w14:paraId="0BFD8AB2" w14:textId="77777777" w:rsidR="002F3927" w:rsidRDefault="00525CCF">
      <w:pPr>
        <w:pStyle w:val="Heading4"/>
        <w:rPr>
          <w:vanish/>
          <w:specVanish/>
        </w:rPr>
      </w:pPr>
      <w:r>
        <w:t xml:space="preserve">Fitting the model. </w:t>
      </w:r>
    </w:p>
    <w:p w14:paraId="18BE7973" w14:textId="77777777" w:rsidR="002F3927" w:rsidRDefault="00525CCF">
      <w:pPr>
        <w:pStyle w:val="FirstParagraph"/>
      </w:pPr>
      <w:r>
        <w:t>Perchtold et al. (</w:t>
      </w:r>
      <w:hyperlink w:anchor="ref-perchtold2019">
        <w:r>
          <w:rPr>
            <w:rStyle w:val="Hyperlink"/>
          </w:rPr>
          <w:t>2019</w:t>
        </w:r>
      </w:hyperlink>
      <w:r>
        <w:t>) also used multivariate linear regression to test whether three sub-strategies within the positive reinterpretation strategy (general positive aspects (</w:t>
      </w:r>
      <w:r>
        <w:rPr>
          <w:rStyle w:val="VerbatimChar"/>
        </w:rPr>
        <w:t>pos3</w:t>
      </w:r>
      <w:r>
        <w:t>), worst-case comparison (</w:t>
      </w:r>
      <w:r>
        <w:rPr>
          <w:rStyle w:val="VerbatimChar"/>
        </w:rPr>
        <w:t>pos7</w:t>
      </w:r>
      <w:r>
        <w:t>), disadvantage as advantage (</w:t>
      </w:r>
      <w:r>
        <w:rPr>
          <w:rStyle w:val="VerbatimChar"/>
        </w:rPr>
        <w:t>pos8</w:t>
      </w:r>
      <w:r>
        <w:t>)) and three sub-strategies within the de-emphasizing category (alternative explanation (</w:t>
      </w:r>
      <w:r>
        <w:rPr>
          <w:rStyle w:val="VerbatimChar"/>
        </w:rPr>
        <w:t>rel10</w:t>
      </w:r>
      <w:r>
        <w:t>), trivializing the problem (</w:t>
      </w:r>
      <w:r>
        <w:rPr>
          <w:rStyle w:val="VerbatimChar"/>
        </w:rPr>
        <w:t>rel11</w:t>
      </w:r>
      <w:r>
        <w:t>), handing over responsibility (</w:t>
      </w:r>
      <w:r>
        <w:rPr>
          <w:rStyle w:val="VerbatimChar"/>
        </w:rPr>
        <w:t>rel14</w:t>
      </w:r>
      <w:r>
        <w:t>)) are predictive of self-reported depressive experiences measured via the CES-D depression scale (</w:t>
      </w:r>
      <w:r>
        <w:rPr>
          <w:rStyle w:val="VerbatimChar"/>
        </w:rPr>
        <w:t>ads</w:t>
      </w:r>
      <w:r>
        <w:t>). These results are reported in Table 2 of Perchtold et al. (</w:t>
      </w:r>
      <w:hyperlink w:anchor="ref-perchtold2019">
        <w:r>
          <w:rPr>
            <w:rStyle w:val="Hyperlink"/>
          </w:rPr>
          <w:t>2019</w:t>
        </w:r>
      </w:hyperlink>
      <w:r>
        <w:t>).</w:t>
      </w:r>
    </w:p>
    <w:p w14:paraId="5E45FFC0" w14:textId="77777777" w:rsidR="002F3927" w:rsidRDefault="00525CCF">
      <w:pPr>
        <w:pStyle w:val="BlockText"/>
      </w:pPr>
      <w:commentRangeStart w:id="123"/>
      <w:r>
        <w:t>AF NOTE: should we delete Q4 - see later?</w:t>
      </w:r>
      <w:commentRangeEnd w:id="123"/>
      <w:r w:rsidR="00774397">
        <w:rPr>
          <w:rStyle w:val="CommentReference"/>
        </w:rPr>
        <w:commentReference w:id="123"/>
      </w:r>
    </w:p>
    <w:p w14:paraId="3E7153D3" w14:textId="77777777" w:rsidR="002F3927" w:rsidRDefault="00525CCF">
      <w:pPr>
        <w:pStyle w:val="FirstParagraph"/>
      </w:pPr>
      <w:r>
        <w:t>Several of the research questions that can be answered using multiple linear regression:</w:t>
      </w:r>
    </w:p>
    <w:p w14:paraId="1CA98EC9" w14:textId="77777777" w:rsidR="002F3927" w:rsidRDefault="00525CCF">
      <w:pPr>
        <w:pStyle w:val="Compact"/>
        <w:numPr>
          <w:ilvl w:val="0"/>
          <w:numId w:val="29"/>
        </w:numPr>
      </w:pPr>
      <w:r>
        <w:t xml:space="preserve">Do </w:t>
      </w:r>
      <w:r>
        <w:rPr>
          <w:i/>
          <w:iCs/>
        </w:rPr>
        <w:t>any</w:t>
      </w:r>
      <w:r>
        <w:t xml:space="preserve"> of the six reappraisal strategies have a linear relationship to self-reported depressive experience? (overall test of the model)</w:t>
      </w:r>
    </w:p>
    <w:p w14:paraId="2FD77349" w14:textId="77777777" w:rsidR="002F3927" w:rsidRDefault="00525CCF">
      <w:pPr>
        <w:pStyle w:val="Compact"/>
        <w:numPr>
          <w:ilvl w:val="0"/>
          <w:numId w:val="29"/>
        </w:numPr>
      </w:pPr>
      <w:r>
        <w:t>Which of the six strategies explain variation in self-reported depressive experience? (test the estimated parameter for each strategy against a value of 0)</w:t>
      </w:r>
    </w:p>
    <w:p w14:paraId="776E8F2F" w14:textId="77777777" w:rsidR="002F3927" w:rsidRDefault="00525CCF">
      <w:pPr>
        <w:pStyle w:val="Compact"/>
        <w:numPr>
          <w:ilvl w:val="0"/>
          <w:numId w:val="29"/>
        </w:numPr>
      </w:pPr>
      <w:r>
        <w:t>What is the likley size of the relationship between a specific strategy and self-reported depressive experience? (inspect the confidence interval for a parameter under certain assumptions)</w:t>
      </w:r>
    </w:p>
    <w:p w14:paraId="6777EBD8" w14:textId="77777777" w:rsidR="002F3927" w:rsidRDefault="00525CCF">
      <w:pPr>
        <w:pStyle w:val="Compact"/>
        <w:numPr>
          <w:ilvl w:val="0"/>
          <w:numId w:val="29"/>
        </w:numPr>
      </w:pPr>
      <w:commentRangeStart w:id="124"/>
      <w:r>
        <w:t>What is the predicted CES-D depression score for a person with a given set of the six strategies? (inspect the prediction interval)</w:t>
      </w:r>
      <w:commentRangeEnd w:id="124"/>
      <w:r w:rsidR="00774397">
        <w:rPr>
          <w:rStyle w:val="CommentReference"/>
        </w:rPr>
        <w:commentReference w:id="124"/>
      </w:r>
    </w:p>
    <w:p w14:paraId="7E9F9B5A" w14:textId="77777777" w:rsidR="002F3927" w:rsidRDefault="00525CCF">
      <w:pPr>
        <w:pStyle w:val="FirstParagraph"/>
      </w:pPr>
      <w:r>
        <w:t xml:space="preserve">In R we answer these questions by estimating a linear regression using the </w:t>
      </w:r>
      <w:r>
        <w:rPr>
          <w:rStyle w:val="VerbatimChar"/>
        </w:rPr>
        <w:t>lm()</w:t>
      </w:r>
      <w:r>
        <w:t xml:space="preserve"> function. We designate the data frame which is stored in object </w:t>
      </w:r>
      <w:r>
        <w:rPr>
          <w:rStyle w:val="VerbatimChar"/>
        </w:rPr>
        <w:t>perchtold_df</w:t>
      </w:r>
      <w:r>
        <w:t xml:space="preserve"> and specify the model using a formula with the dependent variable on the left side of a tilde (</w:t>
      </w:r>
      <w:r>
        <w:rPr>
          <w:rStyle w:val="VerbatimChar"/>
        </w:rPr>
        <w:t>~</w:t>
      </w:r>
      <w:r>
        <w:t>) and the explanatory variables on the right side of the tilde, separated by plus (+) signs.</w:t>
      </w:r>
    </w:p>
    <w:p w14:paraId="4C17BC63" w14:textId="77777777" w:rsidR="002F3927" w:rsidRDefault="00525CCF">
      <w:pPr>
        <w:pStyle w:val="SourceCode"/>
      </w:pPr>
      <w:r>
        <w:rPr>
          <w:rStyle w:val="NormalTok"/>
        </w:rPr>
        <w:t xml:space="preserve">ads </w:t>
      </w:r>
      <w:r>
        <w:rPr>
          <w:rStyle w:val="SpecialCharTok"/>
        </w:rPr>
        <w:t>~</w:t>
      </w:r>
      <w:r>
        <w:rPr>
          <w:rStyle w:val="NormalTok"/>
        </w:rPr>
        <w:t xml:space="preserve"> pos3 </w:t>
      </w:r>
      <w:r>
        <w:rPr>
          <w:rStyle w:val="SpecialCharTok"/>
        </w:rPr>
        <w:t>+</w:t>
      </w:r>
      <w:r>
        <w:rPr>
          <w:rStyle w:val="NormalTok"/>
        </w:rPr>
        <w:t xml:space="preserve"> pos7 </w:t>
      </w:r>
      <w:r>
        <w:rPr>
          <w:rStyle w:val="SpecialCharTok"/>
        </w:rPr>
        <w:t>+</w:t>
      </w:r>
      <w:r>
        <w:rPr>
          <w:rStyle w:val="NormalTok"/>
        </w:rPr>
        <w:t xml:space="preserve"> pos8 </w:t>
      </w:r>
      <w:r>
        <w:rPr>
          <w:rStyle w:val="SpecialCharTok"/>
        </w:rPr>
        <w:t>+</w:t>
      </w:r>
      <w:r>
        <w:rPr>
          <w:rStyle w:val="NormalTok"/>
        </w:rPr>
        <w:t xml:space="preserve"> rel10 </w:t>
      </w:r>
      <w:r>
        <w:rPr>
          <w:rStyle w:val="SpecialCharTok"/>
        </w:rPr>
        <w:t>+</w:t>
      </w:r>
      <w:r>
        <w:rPr>
          <w:rStyle w:val="NormalTok"/>
        </w:rPr>
        <w:t xml:space="preserve"> rel11 </w:t>
      </w:r>
      <w:r>
        <w:rPr>
          <w:rStyle w:val="SpecialCharTok"/>
        </w:rPr>
        <w:t>+</w:t>
      </w:r>
      <w:r>
        <w:rPr>
          <w:rStyle w:val="NormalTok"/>
        </w:rPr>
        <w:t xml:space="preserve"> rel14</w:t>
      </w:r>
    </w:p>
    <w:p w14:paraId="45A302FF" w14:textId="77777777" w:rsidR="002F3927" w:rsidRDefault="00525CCF">
      <w:pPr>
        <w:pStyle w:val="FirstParagraph"/>
      </w:pPr>
      <w:r>
        <w:t xml:space="preserve">The estimated model can be written to an object, which we have chosen to call </w:t>
      </w:r>
      <w:r>
        <w:rPr>
          <w:rStyle w:val="VerbatimChar"/>
        </w:rPr>
        <w:t>ads_reg</w:t>
      </w:r>
      <w:r>
        <w:t xml:space="preserve"> in this case, and a text summary of the model results can be viewed using the </w:t>
      </w:r>
      <w:r>
        <w:rPr>
          <w:rStyle w:val="VerbatimChar"/>
        </w:rPr>
        <w:t>summary()</w:t>
      </w:r>
      <w:r>
        <w:t xml:space="preserve"> function.</w:t>
      </w:r>
    </w:p>
    <w:p w14:paraId="19B6D318" w14:textId="77777777" w:rsidR="002F3927" w:rsidRDefault="00525CCF">
      <w:pPr>
        <w:pStyle w:val="SourceCode"/>
      </w:pPr>
      <w:r>
        <w:rPr>
          <w:rStyle w:val="NormalTok"/>
        </w:rPr>
        <w:lastRenderedPageBreak/>
        <w:t xml:space="preserve">ads_reg </w:t>
      </w:r>
      <w:r>
        <w:rPr>
          <w:rStyle w:val="OtherTok"/>
        </w:rPr>
        <w:t>&lt;-</w:t>
      </w:r>
      <w:r>
        <w:rPr>
          <w:rStyle w:val="NormalTok"/>
        </w:rPr>
        <w:t xml:space="preserve"> </w:t>
      </w:r>
      <w:r>
        <w:rPr>
          <w:rStyle w:val="FunctionTok"/>
        </w:rPr>
        <w:t>lm</w:t>
      </w:r>
      <w:r>
        <w:rPr>
          <w:rStyle w:val="NormalTok"/>
        </w:rPr>
        <w:t>(</w:t>
      </w:r>
      <w:r>
        <w:rPr>
          <w:rStyle w:val="AttributeTok"/>
        </w:rPr>
        <w:t>data =</w:t>
      </w:r>
      <w:r>
        <w:rPr>
          <w:rStyle w:val="NormalTok"/>
        </w:rPr>
        <w:t xml:space="preserve"> perchtold_df, ads </w:t>
      </w:r>
      <w:r>
        <w:rPr>
          <w:rStyle w:val="SpecialCharTok"/>
        </w:rPr>
        <w:t>~</w:t>
      </w:r>
      <w:r>
        <w:rPr>
          <w:rStyle w:val="NormalTok"/>
        </w:rPr>
        <w:t xml:space="preserve"> pos3 </w:t>
      </w:r>
      <w:r>
        <w:rPr>
          <w:rStyle w:val="SpecialCharTok"/>
        </w:rPr>
        <w:t>+</w:t>
      </w:r>
      <w:r>
        <w:rPr>
          <w:rStyle w:val="NormalTok"/>
        </w:rPr>
        <w:t xml:space="preserve"> pos7 </w:t>
      </w:r>
      <w:r>
        <w:rPr>
          <w:rStyle w:val="SpecialCharTok"/>
        </w:rPr>
        <w:t>+</w:t>
      </w:r>
      <w:r>
        <w:rPr>
          <w:rStyle w:val="NormalTok"/>
        </w:rPr>
        <w:t xml:space="preserve"> pos8 </w:t>
      </w:r>
      <w:r>
        <w:rPr>
          <w:rStyle w:val="SpecialCharTok"/>
        </w:rPr>
        <w:t>+</w:t>
      </w:r>
      <w:r>
        <w:rPr>
          <w:rStyle w:val="NormalTok"/>
        </w:rPr>
        <w:t xml:space="preserve"> rel10 </w:t>
      </w:r>
      <w:r>
        <w:rPr>
          <w:rStyle w:val="SpecialCharTok"/>
        </w:rPr>
        <w:t>+</w:t>
      </w:r>
      <w:r>
        <w:rPr>
          <w:rStyle w:val="NormalTok"/>
        </w:rPr>
        <w:t xml:space="preserve"> rel11 </w:t>
      </w:r>
      <w:r>
        <w:rPr>
          <w:rStyle w:val="SpecialCharTok"/>
        </w:rPr>
        <w:t>+</w:t>
      </w:r>
      <w:r>
        <w:rPr>
          <w:rStyle w:val="NormalTok"/>
        </w:rPr>
        <w:t xml:space="preserve"> rel14) </w:t>
      </w:r>
      <w:r>
        <w:br/>
      </w:r>
      <w:r>
        <w:rPr>
          <w:rStyle w:val="FunctionTok"/>
        </w:rPr>
        <w:t>summary</w:t>
      </w:r>
      <w:r>
        <w:rPr>
          <w:rStyle w:val="NormalTok"/>
        </w:rPr>
        <w:t>(ads_reg)</w:t>
      </w:r>
    </w:p>
    <w:p w14:paraId="15CD0D1F" w14:textId="77777777" w:rsidR="002F3927" w:rsidRDefault="00525CCF">
      <w:pPr>
        <w:pStyle w:val="FirstParagraph"/>
      </w:pPr>
      <w:r>
        <w:t>The text output looks like this:</w:t>
      </w:r>
    </w:p>
    <w:p w14:paraId="767D2A16" w14:textId="77777777" w:rsidR="002F3927" w:rsidRDefault="00525CCF">
      <w:pPr>
        <w:pStyle w:val="SourceCode"/>
      </w:pPr>
      <w:r>
        <w:br/>
      </w:r>
      <w:r>
        <w:rPr>
          <w:rStyle w:val="VerbatimChar"/>
        </w:rPr>
        <w:t>Call:</w:t>
      </w:r>
      <w:r>
        <w:br/>
      </w:r>
      <w:r>
        <w:rPr>
          <w:rStyle w:val="VerbatimChar"/>
        </w:rPr>
        <w:t xml:space="preserve">lm(formula = ads ~ pos3 + pos7 + pos8 + rel10 + rel11 + rel14, </w:t>
      </w:r>
      <w:r>
        <w:br/>
      </w:r>
      <w:r>
        <w:rPr>
          <w:rStyle w:val="VerbatimChar"/>
        </w:rPr>
        <w:t xml:space="preserve">    data = perchtold_df)</w:t>
      </w:r>
      <w:r>
        <w:br/>
      </w:r>
      <w:r>
        <w:br/>
      </w:r>
      <w:r>
        <w:rPr>
          <w:rStyle w:val="VerbatimChar"/>
        </w:rPr>
        <w:t>Residuals:</w:t>
      </w:r>
      <w:r>
        <w:br/>
      </w:r>
      <w:r>
        <w:rPr>
          <w:rStyle w:val="VerbatimChar"/>
        </w:rPr>
        <w:t xml:space="preserve">     Min       1Q   Median       3Q      Max </w:t>
      </w:r>
      <w:r>
        <w:br/>
      </w:r>
      <w:r>
        <w:rPr>
          <w:rStyle w:val="VerbatimChar"/>
        </w:rPr>
        <w:t xml:space="preserve">-15.5765  -7.0530  -0.9251   6.7948  29.2241 </w:t>
      </w:r>
      <w:r>
        <w:br/>
      </w:r>
      <w:r>
        <w:br/>
      </w:r>
      <w:r>
        <w:rPr>
          <w:rStyle w:val="VerbatimChar"/>
        </w:rPr>
        <w:t>Coefficients:</w:t>
      </w:r>
      <w:r>
        <w:br/>
      </w:r>
      <w:r>
        <w:rPr>
          <w:rStyle w:val="VerbatimChar"/>
        </w:rPr>
        <w:t xml:space="preserve">            Estimate Std. Error t value Pr(&gt;|t|)    </w:t>
      </w:r>
      <w:r>
        <w:br/>
      </w:r>
      <w:r>
        <w:rPr>
          <w:rStyle w:val="VerbatimChar"/>
        </w:rPr>
        <w:t>(Intercept)  15.1549     2.4245   6.251 1.42e-08 ***</w:t>
      </w:r>
      <w:r>
        <w:br/>
      </w:r>
      <w:r>
        <w:rPr>
          <w:rStyle w:val="VerbatimChar"/>
        </w:rPr>
        <w:t xml:space="preserve">pos3         -4.3719     1.3359  -3.273  0.00152 ** </w:t>
      </w:r>
      <w:r>
        <w:br/>
      </w:r>
      <w:r>
        <w:rPr>
          <w:rStyle w:val="VerbatimChar"/>
        </w:rPr>
        <w:t xml:space="preserve">pos7          4.7280     1.5149   3.121  0.00244 ** </w:t>
      </w:r>
      <w:r>
        <w:br/>
      </w:r>
      <w:r>
        <w:rPr>
          <w:rStyle w:val="VerbatimChar"/>
        </w:rPr>
        <w:t xml:space="preserve">pos8          0.3791     0.8455   0.448  0.65496    </w:t>
      </w:r>
      <w:r>
        <w:br/>
      </w:r>
      <w:r>
        <w:rPr>
          <w:rStyle w:val="VerbatimChar"/>
        </w:rPr>
        <w:t xml:space="preserve">rel10         0.1369     0.3862   0.354  0.72386    </w:t>
      </w:r>
      <w:r>
        <w:br/>
      </w:r>
      <w:r>
        <w:rPr>
          <w:rStyle w:val="VerbatimChar"/>
        </w:rPr>
        <w:t xml:space="preserve">rel11        -0.0746     0.8142  -0.092  0.92721    </w:t>
      </w:r>
      <w:r>
        <w:br/>
      </w:r>
      <w:r>
        <w:rPr>
          <w:rStyle w:val="VerbatimChar"/>
        </w:rPr>
        <w:t xml:space="preserve">rel14        -0.6992     2.9514  -0.237  0.81329    </w:t>
      </w:r>
      <w:r>
        <w:br/>
      </w:r>
      <w:r>
        <w:rPr>
          <w:rStyle w:val="VerbatimChar"/>
        </w:rPr>
        <w:t>---</w:t>
      </w:r>
      <w:r>
        <w:br/>
      </w:r>
      <w:r>
        <w:rPr>
          <w:rStyle w:val="VerbatimChar"/>
        </w:rPr>
        <w:t>Signif. codes:  0 '***' 0.001 '**' 0.01 '*' 0.05 '.' 0.1 ' ' 1</w:t>
      </w:r>
      <w:r>
        <w:br/>
      </w:r>
      <w:r>
        <w:lastRenderedPageBreak/>
        <w:br/>
      </w:r>
      <w:r>
        <w:rPr>
          <w:rStyle w:val="VerbatimChar"/>
        </w:rPr>
        <w:t>Residual standard error: 9.715 on 88 degrees of freedom</w:t>
      </w:r>
      <w:r>
        <w:br/>
      </w:r>
      <w:r>
        <w:rPr>
          <w:rStyle w:val="VerbatimChar"/>
        </w:rPr>
        <w:t xml:space="preserve">Multiple R-squared:  0.152, Adjusted R-squared:  0.09414 </w:t>
      </w:r>
      <w:r>
        <w:br/>
      </w:r>
      <w:r>
        <w:rPr>
          <w:rStyle w:val="VerbatimChar"/>
        </w:rPr>
        <w:t>F-statistic: 2.628 on 6 and 88 DF,  p-value: 0.02164</w:t>
      </w:r>
    </w:p>
    <w:p w14:paraId="3AC4874D" w14:textId="77777777" w:rsidR="002F3927" w:rsidRDefault="00525CCF">
      <w:pPr>
        <w:pStyle w:val="Heading4"/>
        <w:rPr>
          <w:vanish/>
          <w:specVanish/>
        </w:rPr>
      </w:pPr>
      <w:r>
        <w:t xml:space="preserve">Classes and Lists. </w:t>
      </w:r>
    </w:p>
    <w:p w14:paraId="208771D0" w14:textId="77777777" w:rsidR="002F3927" w:rsidRDefault="00525CCF">
      <w:pPr>
        <w:pStyle w:val="FirstParagraph"/>
      </w:pPr>
      <w:r>
        <w:t xml:space="preserve">The text summary is fine, but for reports we might want to extract specific information from the model. When R fits any model it produce useful data elements that are unseen in the output that is printing by using a function like </w:t>
      </w:r>
      <w:r>
        <w:rPr>
          <w:rStyle w:val="VerbatimChar"/>
        </w:rPr>
        <w:t>summary()</w:t>
      </w:r>
      <w:r>
        <w:t xml:space="preserve">. For example, the output produced in an object created by the </w:t>
      </w:r>
      <w:r>
        <w:rPr>
          <w:rStyle w:val="VerbatimChar"/>
        </w:rPr>
        <w:t>lm()</w:t>
      </w:r>
      <w:r>
        <w:t xml:space="preserve"> function includes useful data such as all of the residuals and fitted values. These do not need to be calculated; you just need to learn how to extract them.</w:t>
      </w:r>
    </w:p>
    <w:p w14:paraId="0725EE11" w14:textId="77777777" w:rsidR="002F3927" w:rsidRDefault="00525CCF">
      <w:pPr>
        <w:pStyle w:val="BodyText"/>
      </w:pPr>
      <w:r>
        <w:t xml:space="preserve">The first step is to write your output to an object like we did when we created </w:t>
      </w:r>
      <w:r>
        <w:rPr>
          <w:rStyle w:val="VerbatimChar"/>
        </w:rPr>
        <w:t>ads_reg</w:t>
      </w:r>
      <w:r>
        <w:t xml:space="preserve">. The object will have standardized names for the information it contains aqnd this information will be stored in what is called a </w:t>
      </w:r>
      <w:r>
        <w:rPr>
          <w:i/>
          <w:iCs/>
        </w:rPr>
        <w:t>list</w:t>
      </w:r>
      <w:r>
        <w:t xml:space="preserve">. A list object is like a bucket: it contains things, and the things it contains can be different from one another. Where a data frame or tibble has to have a fixed number of rows across all columns, a list is not limited to that structure. Within the list an object can be a character vector of length 1 or a numeric array with dimensions </w:t>
      </w:r>
      <m:oMath>
        <m:r>
          <w:rPr>
            <w:rFonts w:ascii="Cambria Math" w:hAnsi="Cambria Math"/>
          </w:rPr>
          <m:t>nxk</m:t>
        </m:r>
      </m:oMath>
      <w:r>
        <w:t>.</w:t>
      </w:r>
    </w:p>
    <w:p w14:paraId="552AA9D0" w14:textId="77777777" w:rsidR="002F3927" w:rsidRDefault="00525CCF">
      <w:pPr>
        <w:pStyle w:val="BodyText"/>
      </w:pPr>
      <w:r>
        <w:t xml:space="preserve">In R, each object created in a particular way is is designated as a class. For example, an object created by </w:t>
      </w:r>
      <w:r>
        <w:rPr>
          <w:rStyle w:val="VerbatimChar"/>
        </w:rPr>
        <w:t>lm()</w:t>
      </w:r>
      <w:r>
        <w:t xml:space="preserve"> has the same structure and is designated as a class “lm” object. Classes allow the creation of a template to store information, and just as importantly, to extract information. For example, every “lm” class object will contain residuals, fitted values, etc… and users can write functions or packages to manipulate data produced as a class-[insert class name] object such as a </w:t>
      </w:r>
      <w:r>
        <w:rPr>
          <w:rStyle w:val="VerbatimChar"/>
        </w:rPr>
        <w:t>class-lm</w:t>
      </w:r>
      <w:r>
        <w:t xml:space="preserve"> object. Most of us will not write our own functions to extract information from a class. Instead we use existing packages and functions to do that for us. For </w:t>
      </w:r>
      <w:r>
        <w:lastRenderedPageBreak/>
        <w:t xml:space="preserve">example, when we put our </w:t>
      </w:r>
      <w:r>
        <w:rPr>
          <w:rStyle w:val="VerbatimChar"/>
        </w:rPr>
        <w:t>ads_reg</w:t>
      </w:r>
      <w:r>
        <w:t xml:space="preserve"> model, which we created with </w:t>
      </w:r>
      <w:r>
        <w:rPr>
          <w:rStyle w:val="VerbatimChar"/>
        </w:rPr>
        <w:t>lm()</w:t>
      </w:r>
      <w:r>
        <w:t xml:space="preserve">, into the function </w:t>
      </w:r>
      <w:r>
        <w:rPr>
          <w:rStyle w:val="VerbatimChar"/>
        </w:rPr>
        <w:t>model_parameters()</w:t>
      </w:r>
      <w:r>
        <w:t xml:space="preserve"> it checks its class (and complains if it is a class that it doesn’t recognise) and having identified its class as </w:t>
      </w:r>
      <w:r>
        <w:rPr>
          <w:rStyle w:val="VerbatimChar"/>
        </w:rPr>
        <w:t>class-lm</w:t>
      </w:r>
      <w:r>
        <w:t xml:space="preserve"> it knows how to navigate the list of objects contained within it and find the parameter estimates. It does so, and then processes this information into a table for us.</w:t>
      </w:r>
    </w:p>
    <w:p w14:paraId="60C16DC6" w14:textId="77777777" w:rsidR="002F3927" w:rsidRDefault="00525CCF">
      <w:pPr>
        <w:pStyle w:val="Heading4"/>
        <w:rPr>
          <w:vanish/>
          <w:specVanish/>
        </w:rPr>
      </w:pPr>
      <w:r>
        <w:t xml:space="preserve">Extracting information from the model and reporting it. </w:t>
      </w:r>
    </w:p>
    <w:p w14:paraId="779D1D44" w14:textId="77777777" w:rsidR="002F3927" w:rsidRDefault="00525CCF">
      <w:pPr>
        <w:pStyle w:val="BodyText"/>
      </w:pPr>
      <w:r>
        <w:t xml:space="preserve">To create tabulated reports of our model we can again use </w:t>
      </w:r>
      <w:r>
        <w:rPr>
          <w:rStyle w:val="VerbatimChar"/>
        </w:rPr>
        <w:t>model_parameters()</w:t>
      </w:r>
      <w:r>
        <w:t xml:space="preserve"> to extract parameter estimates from </w:t>
      </w:r>
      <w:r>
        <w:rPr>
          <w:rStyle w:val="VerbatimChar"/>
        </w:rPr>
        <w:t>ads_reg</w:t>
      </w:r>
      <w:r>
        <w:t xml:space="preserve"> and tabulate them for us. Similarly, to obtain fit statistics, we can use the </w:t>
      </w:r>
      <w:r>
        <w:rPr>
          <w:rStyle w:val="VerbatimChar"/>
        </w:rPr>
        <w:t>model_performance()</w:t>
      </w:r>
      <w:r>
        <w:t xml:space="preserve"> function, and to test the fit we can use </w:t>
      </w:r>
      <w:r>
        <w:rPr>
          <w:rStyle w:val="VerbatimChar"/>
        </w:rPr>
        <w:t>test_wald()</w:t>
      </w:r>
      <w:r>
        <w:t xml:space="preserve"> both from the </w:t>
      </w:r>
      <w:r>
        <w:rPr>
          <w:rStyle w:val="VerbatimChar"/>
        </w:rPr>
        <w:t>performance</w:t>
      </w:r>
      <w:r>
        <w:t xml:space="preserve"> package (</w:t>
      </w:r>
      <w:hyperlink w:anchor="ref-performance">
        <w:r>
          <w:rPr>
            <w:rStyle w:val="Hyperlink"/>
          </w:rPr>
          <w:t>Lüdecke et al., 2021</w:t>
        </w:r>
      </w:hyperlink>
      <w:r>
        <w:t xml:space="preserve">). The </w:t>
      </w:r>
      <w:r>
        <w:rPr>
          <w:rStyle w:val="VerbatimChar"/>
        </w:rPr>
        <w:t>performance</w:t>
      </w:r>
      <w:r>
        <w:t xml:space="preserve"> package also has the function </w:t>
      </w:r>
      <w:r>
        <w:rPr>
          <w:rStyle w:val="VerbatimChar"/>
        </w:rPr>
        <w:t>check_model()</w:t>
      </w:r>
      <w:r>
        <w:t xml:space="preserve"> to produce assumption checks, but space prevents us from exploring this function here.</w:t>
      </w:r>
    </w:p>
    <w:p w14:paraId="6178BFD3" w14:textId="77777777" w:rsidR="002F3927" w:rsidRDefault="00525CCF">
      <w:pPr>
        <w:pStyle w:val="BlockText"/>
      </w:pPr>
      <w:r>
        <w:t xml:space="preserve">Question 1: Do </w:t>
      </w:r>
      <w:r>
        <w:rPr>
          <w:i/>
          <w:iCs/>
        </w:rPr>
        <w:t>any</w:t>
      </w:r>
      <w:r>
        <w:t xml:space="preserve"> of the six reappraisal strategies have a linear relationship to self-reported depressive experience?</w:t>
      </w:r>
    </w:p>
    <w:p w14:paraId="7063E0E2" w14:textId="77777777" w:rsidR="002F3927" w:rsidRDefault="00525CCF">
      <w:pPr>
        <w:pStyle w:val="FirstParagraph"/>
      </w:pPr>
      <w:r>
        <w:t xml:space="preserve">To get overall fit statistics of the model and test it, we can place the model we created </w:t>
      </w:r>
      <w:r>
        <w:rPr>
          <w:rStyle w:val="VerbatimChar"/>
        </w:rPr>
        <w:t>ads_reg</w:t>
      </w:r>
      <w:r>
        <w:t xml:space="preserve"> into </w:t>
      </w:r>
      <w:r>
        <w:rPr>
          <w:rStyle w:val="VerbatimChar"/>
        </w:rPr>
        <w:t>model_performance()</w:t>
      </w:r>
      <w:r>
        <w:t xml:space="preserve"> and </w:t>
      </w:r>
      <w:r>
        <w:rPr>
          <w:rStyle w:val="VerbatimChar"/>
        </w:rPr>
        <w:t>test_wald()</w:t>
      </w:r>
      <w:r>
        <w:t xml:space="preserve"> respectively. When only one model is provided to </w:t>
      </w:r>
      <w:r>
        <w:rPr>
          <w:rStyle w:val="VerbatimChar"/>
        </w:rPr>
        <w:t>test_wald()</w:t>
      </w:r>
      <w:r>
        <w:t xml:space="preserve"> it will compare it to a model with no predictors. The output tells us that the model was a significant fit of the data (i.e., including predictors significantly improves the fit), </w:t>
      </w:r>
      <w:r>
        <w:rPr>
          <w:i/>
          <w:iCs/>
        </w:rPr>
        <w:t>F</w:t>
      </w:r>
      <w:r>
        <w:t xml:space="preserve">(6, 88) = 2.63, </w:t>
      </w:r>
      <w:r>
        <w:rPr>
          <w:i/>
          <w:iCs/>
        </w:rPr>
        <w:t>p</w:t>
      </w:r>
      <w:r>
        <w:t xml:space="preserve"> = 0.022. The fit statistics tell us that the model accounts for 9.4% of the depression scores when </w:t>
      </w:r>
      <w:commentRangeStart w:id="125"/>
      <w:r>
        <w:t>adjusteding</w:t>
      </w:r>
      <w:commentRangeEnd w:id="125"/>
      <w:r w:rsidR="00774397">
        <w:rPr>
          <w:rStyle w:val="CommentReference"/>
        </w:rPr>
        <w:commentReference w:id="125"/>
      </w:r>
      <w:r>
        <w:t xml:space="preserve"> for the number of predictors (</w:t>
      </w:r>
      <m:oMath>
        <m:sSubSup>
          <m:sSubSupPr>
            <m:ctrlPr>
              <w:rPr>
                <w:rFonts w:ascii="Cambria Math" w:hAnsi="Cambria Math"/>
              </w:rPr>
            </m:ctrlPr>
          </m:sSubSupPr>
          <m:e>
            <m:r>
              <w:rPr>
                <w:rFonts w:ascii="Cambria Math" w:hAnsi="Cambria Math"/>
              </w:rPr>
              <m:t>R</m:t>
            </m:r>
          </m:e>
          <m:sub>
            <m:r>
              <m:rPr>
                <m:nor/>
              </m:rPr>
              <m:t>adj</m:t>
            </m:r>
          </m:sub>
          <m:sup>
            <m:r>
              <w:rPr>
                <w:rFonts w:ascii="Cambria Math" w:hAnsi="Cambria Math"/>
              </w:rPr>
              <m:t>2</m:t>
            </m:r>
          </m:sup>
        </m:sSubSup>
      </m:oMath>
      <w:r>
        <w:t xml:space="preserve"> = 0.094).</w:t>
      </w:r>
    </w:p>
    <w:p w14:paraId="42B73922" w14:textId="77777777" w:rsidR="002F3927" w:rsidRDefault="00525CCF">
      <w:pPr>
        <w:pStyle w:val="SourceCode"/>
      </w:pPr>
      <w:r>
        <w:rPr>
          <w:rStyle w:val="FunctionTok"/>
        </w:rPr>
        <w:t>model_performance</w:t>
      </w:r>
      <w:r>
        <w:rPr>
          <w:rStyle w:val="NormalTok"/>
        </w:rPr>
        <w:t>(ads_reg)</w:t>
      </w:r>
      <w:r>
        <w:br/>
      </w:r>
      <w:r>
        <w:rPr>
          <w:rStyle w:val="FunctionTok"/>
        </w:rPr>
        <w:t>test_wald</w:t>
      </w:r>
      <w:r>
        <w:rPr>
          <w:rStyle w:val="NormalTok"/>
        </w:rPr>
        <w:t>(ads_reg)</w:t>
      </w:r>
    </w:p>
    <w:p w14:paraId="0A17B116" w14:textId="77777777" w:rsidR="002F3927" w:rsidRDefault="00525CCF">
      <w:pPr>
        <w:pStyle w:val="FirstParagraph"/>
      </w:pPr>
      <w:r>
        <w:t>The text output looks like this:</w:t>
      </w:r>
    </w:p>
    <w:p w14:paraId="49F14367" w14:textId="77777777" w:rsidR="002F3927" w:rsidRDefault="00525CCF">
      <w:pPr>
        <w:pStyle w:val="SourceCode"/>
      </w:pPr>
      <w:r>
        <w:rPr>
          <w:rStyle w:val="VerbatimChar"/>
        </w:rPr>
        <w:lastRenderedPageBreak/>
        <w:t># Indices of model performance</w:t>
      </w:r>
      <w:r>
        <w:br/>
      </w:r>
      <w:r>
        <w:br/>
      </w:r>
      <w:r>
        <w:rPr>
          <w:rStyle w:val="VerbatimChar"/>
        </w:rPr>
        <w:t>AIC     |    AICc |     BIC |    R2 | R2 (adj.) |  RMSE | Sigma</w:t>
      </w:r>
      <w:r>
        <w:br/>
      </w:r>
      <w:r>
        <w:rPr>
          <w:rStyle w:val="VerbatimChar"/>
        </w:rPr>
        <w:t>---------------------------------------------------------------</w:t>
      </w:r>
      <w:r>
        <w:br/>
      </w:r>
      <w:r>
        <w:rPr>
          <w:rStyle w:val="VerbatimChar"/>
        </w:rPr>
        <w:t>710.318 | 711.993 | 730.749 | 0.152 |     0.094 | 9.350 | 9.715</w:t>
      </w:r>
    </w:p>
    <w:p w14:paraId="47B398EA" w14:textId="77777777" w:rsidR="002F3927" w:rsidRDefault="00525CCF">
      <w:pPr>
        <w:pStyle w:val="SourceCode"/>
      </w:pPr>
      <w:r>
        <w:rPr>
          <w:rStyle w:val="VerbatimChar"/>
        </w:rPr>
        <w:t>Name       | Model | df | df_diff |    F |     p</w:t>
      </w:r>
      <w:r>
        <w:br/>
      </w:r>
      <w:r>
        <w:rPr>
          <w:rStyle w:val="VerbatimChar"/>
        </w:rPr>
        <w:t>------------------------------------------------</w:t>
      </w:r>
      <w:r>
        <w:br/>
      </w:r>
      <w:r>
        <w:rPr>
          <w:rStyle w:val="VerbatimChar"/>
        </w:rPr>
        <w:t xml:space="preserve">Null model |    lm | 94 |         |      |      </w:t>
      </w:r>
      <w:r>
        <w:br/>
      </w:r>
      <w:r>
        <w:rPr>
          <w:rStyle w:val="VerbatimChar"/>
        </w:rPr>
        <w:t>Full model |    lm | 88 |    6.00 | 2.63 | 0.022</w:t>
      </w:r>
      <w:r>
        <w:br/>
      </w:r>
      <w:r>
        <w:rPr>
          <w:rStyle w:val="VerbatimChar"/>
        </w:rPr>
        <w:t>Models were detected as nested (in terms of fixed parameters) and are compared in sequential order.</w:t>
      </w:r>
    </w:p>
    <w:p w14:paraId="4FFE2252" w14:textId="77777777" w:rsidR="002F3927" w:rsidRDefault="00525CCF">
      <w:pPr>
        <w:pStyle w:val="BlockText"/>
      </w:pPr>
      <w:r>
        <w:t>Question 2: Which of the six strategies explain variation in self-reported depressive experience?</w:t>
      </w:r>
    </w:p>
    <w:p w14:paraId="63779168" w14:textId="77777777" w:rsidR="002F3927" w:rsidRDefault="00525CCF">
      <w:pPr>
        <w:pStyle w:val="FirstParagraph"/>
      </w:pPr>
      <w:r>
        <w:t xml:space="preserve">To answer this question we need the model parameters and tests of whether they differ from 0. We can obtain these in tabulated form by placing our model in </w:t>
      </w:r>
      <w:r>
        <w:rPr>
          <w:rStyle w:val="VerbatimChar"/>
        </w:rPr>
        <w:t>model_parameters()</w:t>
      </w:r>
      <w:r>
        <w:t xml:space="preserve"> and using </w:t>
      </w:r>
      <w:r>
        <w:rPr>
          <w:rStyle w:val="VerbatimChar"/>
        </w:rPr>
        <w:t>display()</w:t>
      </w:r>
      <w:r>
        <w:t xml:space="preserve"> to print it nicely (and optionally set the number of decimal places). </w:t>
      </w:r>
      <w:hyperlink w:anchor="tbl-pe">
        <w:r>
          <w:rPr>
            <w:rStyle w:val="Hyperlink"/>
          </w:rPr>
          <w:t>Table 3</w:t>
        </w:r>
      </w:hyperlink>
      <w:r>
        <w:t xml:space="preserve"> shows that </w:t>
      </w:r>
      <w:r>
        <w:rPr>
          <w:rStyle w:val="VerbatimChar"/>
        </w:rPr>
        <w:t>pos3</w:t>
      </w:r>
      <w:r>
        <w:t xml:space="preserve"> and </w:t>
      </w:r>
      <w:r>
        <w:rPr>
          <w:rStyle w:val="VerbatimChar"/>
        </w:rPr>
        <w:t>pos7</w:t>
      </w:r>
      <w:r>
        <w:t xml:space="preserve"> significantly predicted depression (their </w:t>
      </w:r>
      <w:r>
        <w:rPr>
          <w:i/>
          <w:iCs/>
        </w:rPr>
        <w:t>p</w:t>
      </w:r>
      <w:r>
        <w:t xml:space="preserve">-values are less than our a priori alpha of 0.05). The estimates themselves tell us that as general positive aspects </w:t>
      </w:r>
      <w:ins w:id="126" w:author="Teresa Gibson" w:date="2025-01-30T17:27:00Z">
        <w:r w:rsidR="00B71661">
          <w:t xml:space="preserve">(pos3) </w:t>
        </w:r>
      </w:ins>
      <w:r>
        <w:t xml:space="preserve">increase by one unit, depression on the ADS falls by 4.37 units, and as worst-case comparison </w:t>
      </w:r>
      <w:ins w:id="127" w:author="Teresa Gibson" w:date="2025-01-30T17:27:00Z">
        <w:r w:rsidR="00B71661">
          <w:t xml:space="preserve">(pos7) </w:t>
        </w:r>
      </w:ins>
      <w:r>
        <w:t>increases by one unit, depression on the ADS increases by 4.73 units.</w:t>
      </w:r>
    </w:p>
    <w:p w14:paraId="7D123904" w14:textId="77777777" w:rsidR="002F3927" w:rsidRDefault="00525CCF">
      <w:pPr>
        <w:pStyle w:val="SourceCode"/>
      </w:pPr>
      <w:r>
        <w:rPr>
          <w:rStyle w:val="FunctionTok"/>
        </w:rPr>
        <w:t>model_parameters</w:t>
      </w:r>
      <w:r>
        <w:rPr>
          <w:rStyle w:val="NormalTok"/>
        </w:rPr>
        <w:t xml:space="preserve">(ads_reg) </w:t>
      </w:r>
      <w:r>
        <w:rPr>
          <w:rStyle w:val="SpecialCharTok"/>
        </w:rPr>
        <w:t>|&gt;</w:t>
      </w:r>
      <w:r>
        <w:rPr>
          <w:rStyle w:val="NormalTok"/>
        </w:rPr>
        <w:t xml:space="preserve"> </w:t>
      </w:r>
      <w:r>
        <w:br/>
      </w:r>
      <w:r>
        <w:rPr>
          <w:rStyle w:val="NormalTok"/>
        </w:rPr>
        <w:t xml:space="preserve">  </w:t>
      </w:r>
      <w:r>
        <w:rPr>
          <w:rStyle w:val="FunctionTok"/>
        </w:rPr>
        <w:t>display</w:t>
      </w:r>
      <w:r>
        <w:rPr>
          <w:rStyle w:val="NormalTok"/>
        </w:rPr>
        <w:t>()</w:t>
      </w:r>
    </w:p>
    <w:p w14:paraId="3F22406B" w14:textId="77777777" w:rsidR="002F3927" w:rsidRDefault="00525CCF">
      <w:pPr>
        <w:pStyle w:val="BlockText"/>
      </w:pPr>
      <w:r>
        <w:t xml:space="preserve">Question 3: what is the </w:t>
      </w:r>
      <w:commentRangeStart w:id="128"/>
      <w:del w:id="129" w:author="Teresa Gibson" w:date="2025-01-30T17:25:00Z">
        <w:r w:rsidDel="00B71661">
          <w:delText xml:space="preserve">likley </w:delText>
        </w:r>
      </w:del>
      <w:commentRangeEnd w:id="128"/>
      <w:r w:rsidR="00B71661">
        <w:rPr>
          <w:rStyle w:val="CommentReference"/>
        </w:rPr>
        <w:commentReference w:id="128"/>
      </w:r>
      <w:ins w:id="130" w:author="Teresa Gibson" w:date="2025-01-30T17:25:00Z">
        <w:r w:rsidR="00B71661">
          <w:t>likely</w:t>
        </w:r>
        <w:r w:rsidR="00B71661">
          <w:t xml:space="preserve"> </w:t>
        </w:r>
      </w:ins>
      <w:r>
        <w:t>size of the relationship between a specific strategy and self-reported depressive experience?</w:t>
      </w:r>
    </w:p>
    <w:p w14:paraId="200E2D5A" w14:textId="21FB5BF9" w:rsidR="002F3927" w:rsidRDefault="00525CCF">
      <w:pPr>
        <w:pStyle w:val="FirstParagraph"/>
      </w:pPr>
      <w:r>
        <w:lastRenderedPageBreak/>
        <w:t xml:space="preserve">To address this question we need to look at the confidence intervals for each parameter estimate and interpret them under certain important assumptions (see </w:t>
      </w:r>
      <w:hyperlink w:anchor="ref-fielddsr22026">
        <w:r>
          <w:rPr>
            <w:rStyle w:val="Hyperlink"/>
          </w:rPr>
          <w:t>Field, 2026</w:t>
        </w:r>
      </w:hyperlink>
      <w:r>
        <w:t xml:space="preserve">). A 95% confidence interval is constructed such that the population or true value of the estimate will fall within the interval for 95% of samples </w:t>
      </w:r>
      <w:r>
        <w:rPr>
          <w:i/>
          <w:iCs/>
        </w:rPr>
        <w:t>in the long run</w:t>
      </w:r>
      <w:r>
        <w:t xml:space="preserve">. It does not tell us the interval within which the true population falls unless we </w:t>
      </w:r>
      <w:r>
        <w:rPr>
          <w:i/>
          <w:iCs/>
        </w:rPr>
        <w:t>assume that our sample is one of the 95% that contains the population value</w:t>
      </w:r>
      <w:r>
        <w:t xml:space="preserve"> and accept that this assumption will be wrong 5% of the time. Under this (possibly incorrect assumption) we could say from </w:t>
      </w:r>
      <w:hyperlink w:anchor="tbl-pe">
        <w:r>
          <w:rPr>
            <w:rStyle w:val="Hyperlink"/>
          </w:rPr>
          <w:t>Table 3</w:t>
        </w:r>
      </w:hyperlink>
      <w:r>
        <w:t xml:space="preserve"> that, for example, the </w:t>
      </w:r>
      <w:commentRangeStart w:id="131"/>
      <w:r>
        <w:t>lik</w:t>
      </w:r>
      <w:ins w:id="132" w:author="Teresa Gibson" w:date="2025-01-30T17:38:00Z">
        <w:r w:rsidR="00E960B1">
          <w:t>e</w:t>
        </w:r>
      </w:ins>
      <w:r>
        <w:t>l</w:t>
      </w:r>
      <w:del w:id="133" w:author="Teresa Gibson" w:date="2025-01-30T17:38:00Z">
        <w:r w:rsidDel="00E960B1">
          <w:delText>e</w:delText>
        </w:r>
      </w:del>
      <w:r>
        <w:t>y</w:t>
      </w:r>
      <w:commentRangeEnd w:id="131"/>
      <w:r w:rsidR="00E960B1">
        <w:rPr>
          <w:rStyle w:val="CommentReference"/>
        </w:rPr>
        <w:commentReference w:id="131"/>
      </w:r>
      <w:r>
        <w:t xml:space="preserve"> size of effect for general positive aspects is between -7.03 and and -1.72. In other words, the best case scanerio is that as general positive aspects increase by one unit, depression on the ADS falls by 7.03 units, but the worst case scaneriuo is it falls by only 1.72 units. You can interpret the other confidence intervals in a similar way.</w:t>
      </w:r>
    </w:p>
    <w:p w14:paraId="5AEE9F6C" w14:textId="77777777" w:rsidR="002F3927" w:rsidRDefault="00525CCF">
      <w:pPr>
        <w:pStyle w:val="BlockText"/>
      </w:pPr>
      <w:commentRangeStart w:id="134"/>
      <w:r>
        <w:t>AF NOTE: I feel like maybe we delete this question, although if you want to retain it we should use https://easystats.github.io/insight/reference/get_predicted.html to be consistent with what we have done elsewhere.</w:t>
      </w:r>
    </w:p>
    <w:p w14:paraId="0F66E840" w14:textId="77777777" w:rsidR="002F3927" w:rsidRDefault="00525CCF">
      <w:pPr>
        <w:pStyle w:val="FirstParagraph"/>
      </w:pPr>
      <w:r>
        <w:t>What is the predicted CES-D depression score for a person with a given set of the six strategies? (prediction interval)</w:t>
      </w:r>
      <w:commentRangeEnd w:id="134"/>
      <w:r w:rsidR="00B71661">
        <w:rPr>
          <w:rStyle w:val="CommentReference"/>
        </w:rPr>
        <w:commentReference w:id="134"/>
      </w:r>
    </w:p>
    <w:p w14:paraId="79E895F2" w14:textId="77777777" w:rsidR="002F3927" w:rsidRDefault="00525CCF">
      <w:pPr>
        <w:pStyle w:val="Heading2"/>
      </w:pPr>
      <w:bookmarkStart w:id="135" w:name="summary"/>
      <w:bookmarkEnd w:id="103"/>
      <w:bookmarkEnd w:id="122"/>
      <w:r>
        <w:t>Summary</w:t>
      </w:r>
    </w:p>
    <w:p w14:paraId="6ACD55AE" w14:textId="77777777" w:rsidR="002F3927" w:rsidRDefault="00525CCF">
      <w:pPr>
        <w:pStyle w:val="FirstParagraph"/>
      </w:pPr>
      <w:r>
        <w:t xml:space="preserve">R is a powerful tool in the workflow of the open scientist. In conjunction with RStudio and </w:t>
      </w:r>
      <w:del w:id="136" w:author="Teresa Gibson" w:date="2025-01-30T15:23:00Z">
        <w:r w:rsidDel="00525CCF">
          <w:delText>quarto</w:delText>
        </w:r>
      </w:del>
      <w:ins w:id="137" w:author="Teresa Gibson" w:date="2025-01-30T15:23:00Z">
        <w:r>
          <w:t>Quarto</w:t>
        </w:r>
      </w:ins>
      <w:r>
        <w:t xml:space="preserve"> it enables the user to produce production-ready reports and articles that embed the statistical analysis within. This makes documents portable and reproducible. R has a steep learning curve, but to get started the key things are to establish good workflow practices (use R</w:t>
      </w:r>
      <w:ins w:id="138" w:author="Teresa Gibson" w:date="2025-01-30T17:33:00Z">
        <w:r w:rsidR="00B71661">
          <w:t>S</w:t>
        </w:r>
      </w:ins>
      <w:del w:id="139" w:author="Teresa Gibson" w:date="2025-01-30T17:33:00Z">
        <w:r w:rsidDel="00B71661">
          <w:delText>s</w:delText>
        </w:r>
      </w:del>
      <w:r>
        <w:t>tudio projects, be organised) and to not be afraid to ‘have a go</w:t>
      </w:r>
      <w:ins w:id="140" w:author="Teresa Gibson" w:date="2025-01-30T17:33:00Z">
        <w:r w:rsidR="00B71661">
          <w:t>.</w:t>
        </w:r>
      </w:ins>
      <w:r>
        <w:t>’</w:t>
      </w:r>
      <w:del w:id="141" w:author="Teresa Gibson" w:date="2025-01-30T17:33:00Z">
        <w:r w:rsidDel="00B71661">
          <w:delText>.</w:delText>
        </w:r>
      </w:del>
      <w:r>
        <w:t xml:space="preserve"> We have shown that with </w:t>
      </w:r>
      <w:r>
        <w:lastRenderedPageBreak/>
        <w:t>relatively little code (and experience) it is possible to fit statistical models and create summary tables from them that are embedded within a single document. The rest, is up to you.</w:t>
      </w:r>
    </w:p>
    <w:p w14:paraId="625CDC49" w14:textId="77777777" w:rsidR="002F3927" w:rsidRDefault="00525CCF">
      <w:pPr>
        <w:pStyle w:val="Heading3"/>
      </w:pPr>
      <w:bookmarkStart w:id="142" w:name="producing-tables-of-output"/>
      <w:commentRangeStart w:id="143"/>
      <w:r>
        <w:t>Producing Tables of Output</w:t>
      </w:r>
    </w:p>
    <w:p w14:paraId="1F7BC1E6" w14:textId="77777777" w:rsidR="002F3927" w:rsidRDefault="00525CCF">
      <w:pPr>
        <w:pStyle w:val="BlockText"/>
      </w:pPr>
      <w:r>
        <w:t>AF NOTE: I’ve integrated this into the sections above so we can delete this section unless you think it’s better to extract that stuff and put it here.</w:t>
      </w:r>
      <w:commentRangeEnd w:id="143"/>
      <w:r w:rsidR="00B71661">
        <w:rPr>
          <w:rStyle w:val="CommentReference"/>
        </w:rPr>
        <w:commentReference w:id="143"/>
      </w:r>
    </w:p>
    <w:p w14:paraId="69CA652D" w14:textId="77777777" w:rsidR="002F3927" w:rsidRDefault="00525CCF">
      <w:pPr>
        <w:pStyle w:val="Heading2"/>
      </w:pPr>
      <w:bookmarkStart w:id="144" w:name="resources"/>
      <w:bookmarkEnd w:id="135"/>
      <w:bookmarkEnd w:id="142"/>
      <w:r>
        <w:t>Resources</w:t>
      </w:r>
    </w:p>
    <w:p w14:paraId="14985A46" w14:textId="77777777" w:rsidR="002F3927" w:rsidRDefault="00525CCF">
      <w:pPr>
        <w:pStyle w:val="Heading3"/>
      </w:pPr>
      <w:bookmarkStart w:id="145" w:name="chapter-resources"/>
      <w:r>
        <w:t>Chapter resources</w:t>
      </w:r>
    </w:p>
    <w:p w14:paraId="33CBEAA0" w14:textId="77777777" w:rsidR="002F3927" w:rsidRDefault="00525CCF">
      <w:pPr>
        <w:pStyle w:val="Compact"/>
        <w:numPr>
          <w:ilvl w:val="0"/>
          <w:numId w:val="30"/>
        </w:numPr>
      </w:pPr>
      <w:r>
        <w:t xml:space="preserve">Data for the example analysis: </w:t>
      </w:r>
      <w:hyperlink r:id="rId24">
        <w:r>
          <w:rPr>
            <w:rStyle w:val="Hyperlink"/>
          </w:rPr>
          <w:t>https://doi.org/10.1371/journal.pone.0211618.s002</w:t>
        </w:r>
      </w:hyperlink>
    </w:p>
    <w:p w14:paraId="30F4C2A2" w14:textId="77777777" w:rsidR="002F3927" w:rsidRDefault="00525CCF">
      <w:pPr>
        <w:pStyle w:val="Compact"/>
        <w:numPr>
          <w:ilvl w:val="0"/>
          <w:numId w:val="30"/>
        </w:numPr>
      </w:pPr>
      <w:r>
        <w:t xml:space="preserve">Github repository of this chapter, including </w:t>
      </w:r>
      <w:del w:id="146" w:author="Teresa Gibson" w:date="2025-01-30T15:23:00Z">
        <w:r w:rsidDel="00525CCF">
          <w:delText>quarto</w:delText>
        </w:r>
      </w:del>
      <w:ins w:id="147" w:author="Teresa Gibson" w:date="2025-01-30T15:23:00Z">
        <w:r>
          <w:t>Quarto</w:t>
        </w:r>
      </w:ins>
      <w:r>
        <w:t xml:space="preserve"> document of the example analysis. ****ANDY TO SET UP****</w:t>
      </w:r>
    </w:p>
    <w:p w14:paraId="38DB97C5" w14:textId="77777777" w:rsidR="002F3927" w:rsidRDefault="00525CCF">
      <w:pPr>
        <w:pStyle w:val="Compact"/>
        <w:numPr>
          <w:ilvl w:val="0"/>
          <w:numId w:val="30"/>
        </w:numPr>
      </w:pPr>
      <w:r>
        <w:t xml:space="preserve">Video tutorials to get started with R, RStudio and </w:t>
      </w:r>
      <w:del w:id="148" w:author="Teresa Gibson" w:date="2025-01-30T15:23:00Z">
        <w:r w:rsidDel="00525CCF">
          <w:delText>quarto</w:delText>
        </w:r>
      </w:del>
      <w:ins w:id="149" w:author="Teresa Gibson" w:date="2025-01-30T15:23:00Z">
        <w:r>
          <w:t>Quarto</w:t>
        </w:r>
      </w:ins>
      <w:r>
        <w:t xml:space="preserve">: </w:t>
      </w:r>
      <w:hyperlink r:id="rId25">
        <w:r>
          <w:rPr>
            <w:rStyle w:val="Hyperlink"/>
          </w:rPr>
          <w:t>https://youtube.com/playlist?list=PLEzw67WWDg80-fT1hq2IZf7D62tRmKy8f&amp;si=HHmxuWt-J5Qu-VqO</w:t>
        </w:r>
      </w:hyperlink>
    </w:p>
    <w:p w14:paraId="5B5A2F04" w14:textId="77777777" w:rsidR="002F3927" w:rsidRDefault="00525CCF">
      <w:pPr>
        <w:pStyle w:val="Heading3"/>
      </w:pPr>
      <w:bookmarkStart w:id="150" w:name="templates"/>
      <w:bookmarkEnd w:id="145"/>
      <w:r>
        <w:t>Templates</w:t>
      </w:r>
    </w:p>
    <w:p w14:paraId="2DCA8D1D" w14:textId="77777777" w:rsidR="002F3927" w:rsidRDefault="00525CCF">
      <w:pPr>
        <w:pStyle w:val="Compact"/>
        <w:numPr>
          <w:ilvl w:val="0"/>
          <w:numId w:val="31"/>
        </w:numPr>
      </w:pPr>
      <w:del w:id="151" w:author="Teresa Gibson" w:date="2025-01-30T15:23:00Z">
        <w:r w:rsidDel="00525CCF">
          <w:delText>Quarto</w:delText>
        </w:r>
      </w:del>
      <w:ins w:id="152" w:author="Teresa Gibson" w:date="2025-01-30T15:23:00Z">
        <w:r>
          <w:t>Quarto</w:t>
        </w:r>
      </w:ins>
      <w:r>
        <w:t xml:space="preserve"> templayte for APA style: </w:t>
      </w:r>
      <w:r>
        <w:fldChar w:fldCharType="begin"/>
      </w:r>
      <w:r>
        <w:instrText xml:space="preserve"> HYPERLINK "https://github.com/wjschne/apaquarto" \h </w:instrText>
      </w:r>
      <w:r>
        <w:fldChar w:fldCharType="separate"/>
      </w:r>
      <w:r>
        <w:rPr>
          <w:rStyle w:val="Hyperlink"/>
        </w:rPr>
        <w:t>https://github.com/wjschne/apa</w:t>
      </w:r>
      <w:del w:id="153" w:author="Teresa Gibson" w:date="2025-01-30T15:23:00Z">
        <w:r w:rsidDel="00525CCF">
          <w:rPr>
            <w:rStyle w:val="Hyperlink"/>
          </w:rPr>
          <w:delText>quarto</w:delText>
        </w:r>
      </w:del>
      <w:ins w:id="154" w:author="Teresa Gibson" w:date="2025-01-30T15:23:00Z">
        <w:r>
          <w:rPr>
            <w:rStyle w:val="Hyperlink"/>
          </w:rPr>
          <w:t>Quarto</w:t>
        </w:r>
      </w:ins>
      <w:r>
        <w:rPr>
          <w:rStyle w:val="Hyperlink"/>
        </w:rPr>
        <w:fldChar w:fldCharType="end"/>
      </w:r>
    </w:p>
    <w:p w14:paraId="4E945126" w14:textId="77777777" w:rsidR="002F3927" w:rsidRDefault="00525CCF">
      <w:pPr>
        <w:pStyle w:val="Heading3"/>
      </w:pPr>
      <w:bookmarkStart w:id="155" w:name="software-and-tutorials"/>
      <w:bookmarkEnd w:id="150"/>
      <w:r>
        <w:t>Software and tutorials</w:t>
      </w:r>
    </w:p>
    <w:p w14:paraId="2AFA00D0" w14:textId="77777777" w:rsidR="002F3927" w:rsidRDefault="00525CCF">
      <w:pPr>
        <w:pStyle w:val="Compact"/>
        <w:numPr>
          <w:ilvl w:val="0"/>
          <w:numId w:val="32"/>
        </w:numPr>
      </w:pPr>
      <w:r>
        <w:t xml:space="preserve">RStudio: </w:t>
      </w:r>
      <w:hyperlink r:id="rId26">
        <w:r>
          <w:rPr>
            <w:rStyle w:val="Hyperlink"/>
          </w:rPr>
          <w:t>https://posit.co/download/rstudio-desktop/</w:t>
        </w:r>
      </w:hyperlink>
    </w:p>
    <w:p w14:paraId="53FDF584" w14:textId="77777777" w:rsidR="002F3927" w:rsidRDefault="00525CCF">
      <w:pPr>
        <w:pStyle w:val="Compact"/>
        <w:numPr>
          <w:ilvl w:val="0"/>
          <w:numId w:val="32"/>
        </w:numPr>
      </w:pPr>
      <w:r>
        <w:t xml:space="preserve">R: </w:t>
      </w:r>
      <w:hyperlink r:id="rId27">
        <w:r>
          <w:rPr>
            <w:rStyle w:val="Hyperlink"/>
          </w:rPr>
          <w:t>https://cran.rstudio.com/</w:t>
        </w:r>
      </w:hyperlink>
    </w:p>
    <w:p w14:paraId="50C0AD82" w14:textId="77777777" w:rsidR="002F3927" w:rsidRDefault="00525CCF">
      <w:pPr>
        <w:pStyle w:val="Compact"/>
        <w:numPr>
          <w:ilvl w:val="0"/>
          <w:numId w:val="32"/>
        </w:numPr>
      </w:pPr>
      <w:del w:id="156" w:author="Teresa Gibson" w:date="2025-01-30T15:23:00Z">
        <w:r w:rsidDel="00525CCF">
          <w:delText>Quarto</w:delText>
        </w:r>
      </w:del>
      <w:ins w:id="157" w:author="Teresa Gibson" w:date="2025-01-30T15:23:00Z">
        <w:r>
          <w:t>Quarto</w:t>
        </w:r>
      </w:ins>
      <w:r>
        <w:t xml:space="preserve">: </w:t>
      </w:r>
      <w:r>
        <w:fldChar w:fldCharType="begin"/>
      </w:r>
      <w:r>
        <w:instrText xml:space="preserve"> HYPERLINK "https://quarto.org/" \h </w:instrText>
      </w:r>
      <w:r>
        <w:fldChar w:fldCharType="separate"/>
      </w:r>
      <w:r>
        <w:rPr>
          <w:rStyle w:val="Hyperlink"/>
        </w:rPr>
        <w:t>https://</w:t>
      </w:r>
      <w:del w:id="158" w:author="Teresa Gibson" w:date="2025-01-30T15:23:00Z">
        <w:r w:rsidDel="00525CCF">
          <w:rPr>
            <w:rStyle w:val="Hyperlink"/>
          </w:rPr>
          <w:delText>quarto</w:delText>
        </w:r>
      </w:del>
      <w:ins w:id="159" w:author="Teresa Gibson" w:date="2025-01-30T15:23:00Z">
        <w:r>
          <w:rPr>
            <w:rStyle w:val="Hyperlink"/>
          </w:rPr>
          <w:t>Quarto</w:t>
        </w:r>
      </w:ins>
      <w:r>
        <w:rPr>
          <w:rStyle w:val="Hyperlink"/>
        </w:rPr>
        <w:t>.org/</w:t>
      </w:r>
      <w:r>
        <w:rPr>
          <w:rStyle w:val="Hyperlink"/>
        </w:rPr>
        <w:fldChar w:fldCharType="end"/>
      </w:r>
    </w:p>
    <w:p w14:paraId="0ACD24EE" w14:textId="77777777" w:rsidR="002F3927" w:rsidRDefault="00525CCF">
      <w:pPr>
        <w:pStyle w:val="FigureTitle"/>
      </w:pPr>
      <w:bookmarkStart w:id="160" w:name="tbl-ost"/>
      <w:r>
        <w:t>Table 1</w:t>
      </w:r>
    </w:p>
    <w:p w14:paraId="7B0E639F" w14:textId="77777777" w:rsidR="002F3927" w:rsidRDefault="00525CCF">
      <w:pPr>
        <w:pStyle w:val="Caption"/>
      </w:pPr>
      <w:r>
        <w:t>One Sample t-test</w:t>
      </w:r>
    </w:p>
    <w:tbl>
      <w:tblPr>
        <w:tblStyle w:val="Table"/>
        <w:tblW w:w="5000" w:type="pct"/>
        <w:tblLayout w:type="fixed"/>
        <w:tblLook w:val="0020" w:firstRow="1" w:lastRow="0" w:firstColumn="0" w:lastColumn="0" w:noHBand="0" w:noVBand="0"/>
      </w:tblPr>
      <w:tblGrid>
        <w:gridCol w:w="2210"/>
        <w:gridCol w:w="910"/>
        <w:gridCol w:w="910"/>
        <w:gridCol w:w="1560"/>
        <w:gridCol w:w="1950"/>
        <w:gridCol w:w="910"/>
        <w:gridCol w:w="910"/>
      </w:tblGrid>
      <w:tr w:rsidR="002F3927" w14:paraId="44DE7C0A" w14:textId="77777777" w:rsidTr="002F3927">
        <w:trPr>
          <w:cnfStyle w:val="100000000000" w:firstRow="1" w:lastRow="0" w:firstColumn="0" w:lastColumn="0" w:oddVBand="0" w:evenVBand="0" w:oddHBand="0" w:evenHBand="0" w:firstRowFirstColumn="0" w:firstRowLastColumn="0" w:lastRowFirstColumn="0" w:lastRowLastColumn="0"/>
          <w:tblHeader/>
        </w:trPr>
        <w:tc>
          <w:tcPr>
            <w:tcW w:w="1870" w:type="dxa"/>
          </w:tcPr>
          <w:p w14:paraId="7210CE8F" w14:textId="77777777" w:rsidR="002F3927" w:rsidRDefault="00525CCF">
            <w:pPr>
              <w:pStyle w:val="Compact"/>
            </w:pPr>
            <w:r>
              <w:t>Parameter</w:t>
            </w:r>
          </w:p>
        </w:tc>
        <w:tc>
          <w:tcPr>
            <w:tcW w:w="770" w:type="dxa"/>
          </w:tcPr>
          <w:p w14:paraId="09D13146" w14:textId="77777777" w:rsidR="002F3927" w:rsidRDefault="00525CCF">
            <w:pPr>
              <w:pStyle w:val="Compact"/>
              <w:jc w:val="center"/>
            </w:pPr>
            <w:r>
              <w:t>Mean</w:t>
            </w:r>
          </w:p>
        </w:tc>
        <w:tc>
          <w:tcPr>
            <w:tcW w:w="770" w:type="dxa"/>
          </w:tcPr>
          <w:p w14:paraId="395BFE81" w14:textId="77777777" w:rsidR="002F3927" w:rsidRDefault="00525CCF">
            <w:pPr>
              <w:pStyle w:val="Compact"/>
              <w:jc w:val="center"/>
            </w:pPr>
            <w:r>
              <w:t>mu</w:t>
            </w:r>
          </w:p>
        </w:tc>
        <w:tc>
          <w:tcPr>
            <w:tcW w:w="1320" w:type="dxa"/>
          </w:tcPr>
          <w:p w14:paraId="193F7DEC" w14:textId="77777777" w:rsidR="002F3927" w:rsidRDefault="00525CCF">
            <w:pPr>
              <w:pStyle w:val="Compact"/>
              <w:jc w:val="center"/>
            </w:pPr>
            <w:r>
              <w:t>Difference</w:t>
            </w:r>
          </w:p>
        </w:tc>
        <w:tc>
          <w:tcPr>
            <w:tcW w:w="1650" w:type="dxa"/>
          </w:tcPr>
          <w:p w14:paraId="33CE7F28" w14:textId="77777777" w:rsidR="002F3927" w:rsidRDefault="00525CCF">
            <w:pPr>
              <w:pStyle w:val="Compact"/>
              <w:jc w:val="center"/>
            </w:pPr>
            <w:r>
              <w:t>95% CI</w:t>
            </w:r>
          </w:p>
        </w:tc>
        <w:tc>
          <w:tcPr>
            <w:tcW w:w="770" w:type="dxa"/>
          </w:tcPr>
          <w:p w14:paraId="13F0F2C2" w14:textId="77777777" w:rsidR="002F3927" w:rsidRDefault="00525CCF">
            <w:pPr>
              <w:pStyle w:val="Compact"/>
              <w:jc w:val="center"/>
            </w:pPr>
            <w:r>
              <w:t>t(94)</w:t>
            </w:r>
          </w:p>
        </w:tc>
        <w:tc>
          <w:tcPr>
            <w:tcW w:w="770" w:type="dxa"/>
          </w:tcPr>
          <w:p w14:paraId="1D9DAC0F" w14:textId="77777777" w:rsidR="002F3927" w:rsidRDefault="00525CCF">
            <w:pPr>
              <w:pStyle w:val="Compact"/>
              <w:jc w:val="center"/>
            </w:pPr>
            <w:r>
              <w:t>p</w:t>
            </w:r>
          </w:p>
        </w:tc>
      </w:tr>
      <w:tr w:rsidR="002F3927" w14:paraId="44B2FFFC" w14:textId="77777777">
        <w:tc>
          <w:tcPr>
            <w:tcW w:w="1870" w:type="dxa"/>
          </w:tcPr>
          <w:p w14:paraId="26495524" w14:textId="77777777" w:rsidR="002F3927" w:rsidRDefault="00525CCF">
            <w:pPr>
              <w:pStyle w:val="Compact"/>
            </w:pPr>
            <w:r>
              <w:t>perchtold_df$ads</w:t>
            </w:r>
          </w:p>
        </w:tc>
        <w:tc>
          <w:tcPr>
            <w:tcW w:w="770" w:type="dxa"/>
          </w:tcPr>
          <w:p w14:paraId="665400D2" w14:textId="77777777" w:rsidR="002F3927" w:rsidRDefault="00525CCF">
            <w:pPr>
              <w:pStyle w:val="Compact"/>
              <w:jc w:val="center"/>
            </w:pPr>
            <w:r>
              <w:t>15.71</w:t>
            </w:r>
          </w:p>
        </w:tc>
        <w:tc>
          <w:tcPr>
            <w:tcW w:w="770" w:type="dxa"/>
          </w:tcPr>
          <w:p w14:paraId="3FB061B7" w14:textId="77777777" w:rsidR="002F3927" w:rsidRDefault="00525CCF">
            <w:pPr>
              <w:pStyle w:val="Compact"/>
              <w:jc w:val="center"/>
            </w:pPr>
            <w:r>
              <w:t>15.00</w:t>
            </w:r>
          </w:p>
        </w:tc>
        <w:tc>
          <w:tcPr>
            <w:tcW w:w="1320" w:type="dxa"/>
          </w:tcPr>
          <w:p w14:paraId="6CA172C2" w14:textId="77777777" w:rsidR="002F3927" w:rsidRDefault="00525CCF">
            <w:pPr>
              <w:pStyle w:val="Compact"/>
              <w:jc w:val="center"/>
            </w:pPr>
            <w:r>
              <w:t>0.71</w:t>
            </w:r>
          </w:p>
        </w:tc>
        <w:tc>
          <w:tcPr>
            <w:tcW w:w="1650" w:type="dxa"/>
          </w:tcPr>
          <w:p w14:paraId="08BC6F0C" w14:textId="77777777" w:rsidR="002F3927" w:rsidRDefault="00525CCF">
            <w:pPr>
              <w:pStyle w:val="Compact"/>
              <w:jc w:val="center"/>
            </w:pPr>
            <w:r>
              <w:t>(-Inf, 17.45)</w:t>
            </w:r>
          </w:p>
        </w:tc>
        <w:tc>
          <w:tcPr>
            <w:tcW w:w="770" w:type="dxa"/>
          </w:tcPr>
          <w:p w14:paraId="3FFCC87F" w14:textId="77777777" w:rsidR="002F3927" w:rsidRDefault="00525CCF">
            <w:pPr>
              <w:pStyle w:val="Compact"/>
              <w:jc w:val="center"/>
            </w:pPr>
            <w:r>
              <w:t>0.68</w:t>
            </w:r>
          </w:p>
        </w:tc>
        <w:tc>
          <w:tcPr>
            <w:tcW w:w="770" w:type="dxa"/>
          </w:tcPr>
          <w:p w14:paraId="5FA47F42" w14:textId="77777777" w:rsidR="002F3927" w:rsidRDefault="00525CCF">
            <w:pPr>
              <w:pStyle w:val="Compact"/>
              <w:jc w:val="center"/>
            </w:pPr>
            <w:r>
              <w:t>0.750</w:t>
            </w:r>
          </w:p>
        </w:tc>
      </w:tr>
    </w:tbl>
    <w:p w14:paraId="22134DCD" w14:textId="77777777" w:rsidR="002F3927" w:rsidRDefault="00525CCF">
      <w:pPr>
        <w:pStyle w:val="FigureWithoutNote"/>
      </w:pPr>
      <w:r>
        <w:t>Alternative hypothesis: true mean is less than 15</w:t>
      </w:r>
    </w:p>
    <w:bookmarkEnd w:id="160"/>
    <w:p w14:paraId="599C707C" w14:textId="77777777" w:rsidR="002F3927" w:rsidRDefault="00525CCF">
      <w:r>
        <w:br w:type="page"/>
      </w:r>
    </w:p>
    <w:p w14:paraId="61943C08" w14:textId="77777777" w:rsidR="002F3927" w:rsidRDefault="00525CCF">
      <w:pPr>
        <w:pStyle w:val="FigureTitle"/>
      </w:pPr>
      <w:bookmarkStart w:id="161" w:name="tbl-cor"/>
      <w:r>
        <w:lastRenderedPageBreak/>
        <w:t>Table 2</w:t>
      </w:r>
    </w:p>
    <w:p w14:paraId="0ECFE9D5" w14:textId="77777777" w:rsidR="002F3927" w:rsidRDefault="00525CCF">
      <w:pPr>
        <w:pStyle w:val="Caption"/>
      </w:pPr>
      <w:r>
        <w:t>Correlation coeffcieints from Perchtold et al. (Table 2)</w:t>
      </w:r>
    </w:p>
    <w:p w14:paraId="594A4B92" w14:textId="77777777" w:rsidR="002F3927" w:rsidRDefault="00525CCF">
      <w:pPr>
        <w:pStyle w:val="TableCaption"/>
      </w:pPr>
      <w:r>
        <w:t>Correlation Matrix (pearson-method)</w:t>
      </w:r>
    </w:p>
    <w:tbl>
      <w:tblPr>
        <w:tblStyle w:val="Table"/>
        <w:tblW w:w="0" w:type="auto"/>
        <w:tblLook w:val="0020" w:firstRow="1" w:lastRow="0" w:firstColumn="0" w:lastColumn="0" w:noHBand="0" w:noVBand="0"/>
        <w:tblCaption w:val="Correlation Matrix (pearson-method)"/>
      </w:tblPr>
      <w:tblGrid>
        <w:gridCol w:w="1209"/>
        <w:gridCol w:w="1209"/>
        <w:gridCol w:w="1043"/>
        <w:gridCol w:w="1396"/>
        <w:gridCol w:w="616"/>
        <w:gridCol w:w="776"/>
      </w:tblGrid>
      <w:tr w:rsidR="002F3927" w14:paraId="4BC6FD87" w14:textId="77777777" w:rsidTr="002F3927">
        <w:trPr>
          <w:cnfStyle w:val="100000000000" w:firstRow="1" w:lastRow="0" w:firstColumn="0" w:lastColumn="0" w:oddVBand="0" w:evenVBand="0" w:oddHBand="0" w:evenHBand="0" w:firstRowFirstColumn="0" w:firstRowLastColumn="0" w:lastRowFirstColumn="0" w:lastRowLastColumn="0"/>
          <w:tblHeader/>
        </w:trPr>
        <w:tc>
          <w:tcPr>
            <w:tcW w:w="0" w:type="auto"/>
          </w:tcPr>
          <w:p w14:paraId="12420CEA" w14:textId="77777777" w:rsidR="002F3927" w:rsidRDefault="00525CCF">
            <w:pPr>
              <w:pStyle w:val="Compact"/>
            </w:pPr>
            <w:r>
              <w:t>Parameter1</w:t>
            </w:r>
          </w:p>
        </w:tc>
        <w:tc>
          <w:tcPr>
            <w:tcW w:w="0" w:type="auto"/>
          </w:tcPr>
          <w:p w14:paraId="0AF61D91" w14:textId="77777777" w:rsidR="002F3927" w:rsidRDefault="00525CCF">
            <w:pPr>
              <w:pStyle w:val="Compact"/>
              <w:jc w:val="center"/>
            </w:pPr>
            <w:r>
              <w:t>Parameter2</w:t>
            </w:r>
          </w:p>
        </w:tc>
        <w:tc>
          <w:tcPr>
            <w:tcW w:w="0" w:type="auto"/>
          </w:tcPr>
          <w:p w14:paraId="1ED8EBC4" w14:textId="77777777" w:rsidR="002F3927" w:rsidRDefault="00525CCF">
            <w:pPr>
              <w:pStyle w:val="Compact"/>
              <w:jc w:val="center"/>
            </w:pPr>
            <w:r>
              <w:t>r</w:t>
            </w:r>
          </w:p>
        </w:tc>
        <w:tc>
          <w:tcPr>
            <w:tcW w:w="0" w:type="auto"/>
          </w:tcPr>
          <w:p w14:paraId="02D97880" w14:textId="77777777" w:rsidR="002F3927" w:rsidRDefault="00525CCF">
            <w:pPr>
              <w:pStyle w:val="Compact"/>
              <w:jc w:val="center"/>
            </w:pPr>
            <w:r>
              <w:t>95% CI</w:t>
            </w:r>
          </w:p>
        </w:tc>
        <w:tc>
          <w:tcPr>
            <w:tcW w:w="0" w:type="auto"/>
          </w:tcPr>
          <w:p w14:paraId="6BF0861D" w14:textId="77777777" w:rsidR="002F3927" w:rsidRDefault="00525CCF">
            <w:pPr>
              <w:pStyle w:val="Compact"/>
              <w:jc w:val="center"/>
            </w:pPr>
            <w:r>
              <w:t>t(93)</w:t>
            </w:r>
          </w:p>
        </w:tc>
        <w:tc>
          <w:tcPr>
            <w:tcW w:w="0" w:type="auto"/>
          </w:tcPr>
          <w:p w14:paraId="0555E88C" w14:textId="77777777" w:rsidR="002F3927" w:rsidRDefault="00525CCF">
            <w:pPr>
              <w:pStyle w:val="Compact"/>
              <w:jc w:val="center"/>
            </w:pPr>
            <w:r>
              <w:t>p</w:t>
            </w:r>
          </w:p>
        </w:tc>
      </w:tr>
      <w:tr w:rsidR="002F3927" w14:paraId="0E27C515" w14:textId="77777777">
        <w:tc>
          <w:tcPr>
            <w:tcW w:w="0" w:type="auto"/>
          </w:tcPr>
          <w:p w14:paraId="2BF90680" w14:textId="77777777" w:rsidR="002F3927" w:rsidRDefault="00525CCF">
            <w:pPr>
              <w:pStyle w:val="Compact"/>
            </w:pPr>
            <w:r>
              <w:t>ads</w:t>
            </w:r>
          </w:p>
        </w:tc>
        <w:tc>
          <w:tcPr>
            <w:tcW w:w="0" w:type="auto"/>
          </w:tcPr>
          <w:p w14:paraId="0B7B29E8" w14:textId="77777777" w:rsidR="002F3927" w:rsidRDefault="00525CCF">
            <w:pPr>
              <w:pStyle w:val="Compact"/>
              <w:jc w:val="center"/>
            </w:pPr>
            <w:r>
              <w:t>pos3</w:t>
            </w:r>
          </w:p>
        </w:tc>
        <w:tc>
          <w:tcPr>
            <w:tcW w:w="0" w:type="auto"/>
          </w:tcPr>
          <w:p w14:paraId="0F034EC0" w14:textId="77777777" w:rsidR="002F3927" w:rsidRDefault="00525CCF">
            <w:pPr>
              <w:pStyle w:val="Compact"/>
              <w:jc w:val="center"/>
            </w:pPr>
            <w:r>
              <w:t>-0.23</w:t>
            </w:r>
          </w:p>
        </w:tc>
        <w:tc>
          <w:tcPr>
            <w:tcW w:w="0" w:type="auto"/>
          </w:tcPr>
          <w:p w14:paraId="0CF0C856" w14:textId="77777777" w:rsidR="002F3927" w:rsidRDefault="00525CCF">
            <w:pPr>
              <w:pStyle w:val="Compact"/>
              <w:jc w:val="center"/>
            </w:pPr>
            <w:r>
              <w:t>(-0.42, -0.03)</w:t>
            </w:r>
          </w:p>
        </w:tc>
        <w:tc>
          <w:tcPr>
            <w:tcW w:w="0" w:type="auto"/>
          </w:tcPr>
          <w:p w14:paraId="0C4241A5" w14:textId="77777777" w:rsidR="002F3927" w:rsidRDefault="00525CCF">
            <w:pPr>
              <w:pStyle w:val="Compact"/>
              <w:jc w:val="center"/>
            </w:pPr>
            <w:r>
              <w:t>-2.31</w:t>
            </w:r>
          </w:p>
        </w:tc>
        <w:tc>
          <w:tcPr>
            <w:tcW w:w="0" w:type="auto"/>
          </w:tcPr>
          <w:p w14:paraId="64DD0578" w14:textId="77777777" w:rsidR="002F3927" w:rsidRDefault="00525CCF">
            <w:pPr>
              <w:pStyle w:val="Compact"/>
              <w:jc w:val="center"/>
            </w:pPr>
            <w:r>
              <w:t>0.434</w:t>
            </w:r>
          </w:p>
        </w:tc>
      </w:tr>
      <w:tr w:rsidR="002F3927" w14:paraId="2A185B10" w14:textId="77777777">
        <w:tc>
          <w:tcPr>
            <w:tcW w:w="0" w:type="auto"/>
          </w:tcPr>
          <w:p w14:paraId="26C06D1B" w14:textId="77777777" w:rsidR="002F3927" w:rsidRDefault="00525CCF">
            <w:pPr>
              <w:pStyle w:val="Compact"/>
            </w:pPr>
            <w:r>
              <w:t>ads</w:t>
            </w:r>
          </w:p>
        </w:tc>
        <w:tc>
          <w:tcPr>
            <w:tcW w:w="0" w:type="auto"/>
          </w:tcPr>
          <w:p w14:paraId="3F265A4F" w14:textId="77777777" w:rsidR="002F3927" w:rsidRDefault="00525CCF">
            <w:pPr>
              <w:pStyle w:val="Compact"/>
              <w:jc w:val="center"/>
            </w:pPr>
            <w:r>
              <w:t>pos7</w:t>
            </w:r>
          </w:p>
        </w:tc>
        <w:tc>
          <w:tcPr>
            <w:tcW w:w="0" w:type="auto"/>
          </w:tcPr>
          <w:p w14:paraId="3D6356B3" w14:textId="77777777" w:rsidR="002F3927" w:rsidRDefault="00525CCF">
            <w:pPr>
              <w:pStyle w:val="Compact"/>
              <w:jc w:val="center"/>
            </w:pPr>
            <w:r>
              <w:t>0.21</w:t>
            </w:r>
          </w:p>
        </w:tc>
        <w:tc>
          <w:tcPr>
            <w:tcW w:w="0" w:type="auto"/>
          </w:tcPr>
          <w:p w14:paraId="2701EE3D" w14:textId="77777777" w:rsidR="002F3927" w:rsidRDefault="00525CCF">
            <w:pPr>
              <w:pStyle w:val="Compact"/>
              <w:jc w:val="center"/>
            </w:pPr>
            <w:r>
              <w:t>(0.01, 0.40)</w:t>
            </w:r>
          </w:p>
        </w:tc>
        <w:tc>
          <w:tcPr>
            <w:tcW w:w="0" w:type="auto"/>
          </w:tcPr>
          <w:p w14:paraId="101D7281" w14:textId="77777777" w:rsidR="002F3927" w:rsidRDefault="00525CCF">
            <w:pPr>
              <w:pStyle w:val="Compact"/>
              <w:jc w:val="center"/>
            </w:pPr>
            <w:r>
              <w:t>2.09</w:t>
            </w:r>
          </w:p>
        </w:tc>
        <w:tc>
          <w:tcPr>
            <w:tcW w:w="0" w:type="auto"/>
          </w:tcPr>
          <w:p w14:paraId="54BE7842" w14:textId="77777777" w:rsidR="002F3927" w:rsidRDefault="00525CCF">
            <w:pPr>
              <w:pStyle w:val="Compact"/>
              <w:jc w:val="center"/>
            </w:pPr>
            <w:r>
              <w:t>0.706</w:t>
            </w:r>
          </w:p>
        </w:tc>
      </w:tr>
      <w:tr w:rsidR="002F3927" w14:paraId="3833FF2B" w14:textId="77777777">
        <w:tc>
          <w:tcPr>
            <w:tcW w:w="0" w:type="auto"/>
          </w:tcPr>
          <w:p w14:paraId="036A3B8D" w14:textId="77777777" w:rsidR="002F3927" w:rsidRDefault="00525CCF">
            <w:pPr>
              <w:pStyle w:val="Compact"/>
            </w:pPr>
            <w:r>
              <w:t>ads</w:t>
            </w:r>
          </w:p>
        </w:tc>
        <w:tc>
          <w:tcPr>
            <w:tcW w:w="0" w:type="auto"/>
          </w:tcPr>
          <w:p w14:paraId="1D7B2F52" w14:textId="77777777" w:rsidR="002F3927" w:rsidRDefault="00525CCF">
            <w:pPr>
              <w:pStyle w:val="Compact"/>
              <w:jc w:val="center"/>
            </w:pPr>
            <w:r>
              <w:t>pos8</w:t>
            </w:r>
          </w:p>
        </w:tc>
        <w:tc>
          <w:tcPr>
            <w:tcW w:w="0" w:type="auto"/>
          </w:tcPr>
          <w:p w14:paraId="19D31EE1" w14:textId="77777777" w:rsidR="002F3927" w:rsidRDefault="00525CCF">
            <w:pPr>
              <w:pStyle w:val="Compact"/>
              <w:jc w:val="center"/>
            </w:pPr>
            <w:r>
              <w:t>0.03</w:t>
            </w:r>
          </w:p>
        </w:tc>
        <w:tc>
          <w:tcPr>
            <w:tcW w:w="0" w:type="auto"/>
          </w:tcPr>
          <w:p w14:paraId="53545928" w14:textId="77777777" w:rsidR="002F3927" w:rsidRDefault="00525CCF">
            <w:pPr>
              <w:pStyle w:val="Compact"/>
              <w:jc w:val="center"/>
            </w:pPr>
            <w:r>
              <w:t>(-0.18, 0.23)</w:t>
            </w:r>
          </w:p>
        </w:tc>
        <w:tc>
          <w:tcPr>
            <w:tcW w:w="0" w:type="auto"/>
          </w:tcPr>
          <w:p w14:paraId="65ED2EF1" w14:textId="77777777" w:rsidR="002F3927" w:rsidRDefault="00525CCF">
            <w:pPr>
              <w:pStyle w:val="Compact"/>
              <w:jc w:val="center"/>
            </w:pPr>
            <w:r>
              <w:t>0.24</w:t>
            </w:r>
          </w:p>
        </w:tc>
        <w:tc>
          <w:tcPr>
            <w:tcW w:w="0" w:type="auto"/>
          </w:tcPr>
          <w:p w14:paraId="572EC477" w14:textId="77777777" w:rsidR="002F3927" w:rsidRDefault="00525CCF">
            <w:pPr>
              <w:pStyle w:val="Compact"/>
              <w:jc w:val="center"/>
            </w:pPr>
            <w:r>
              <w:t>&gt; .999</w:t>
            </w:r>
          </w:p>
        </w:tc>
      </w:tr>
      <w:tr w:rsidR="002F3927" w14:paraId="583AAA0C" w14:textId="77777777">
        <w:tc>
          <w:tcPr>
            <w:tcW w:w="0" w:type="auto"/>
          </w:tcPr>
          <w:p w14:paraId="3DD0EAB7" w14:textId="77777777" w:rsidR="002F3927" w:rsidRDefault="00525CCF">
            <w:pPr>
              <w:pStyle w:val="Compact"/>
            </w:pPr>
            <w:r>
              <w:t>ads</w:t>
            </w:r>
          </w:p>
        </w:tc>
        <w:tc>
          <w:tcPr>
            <w:tcW w:w="0" w:type="auto"/>
          </w:tcPr>
          <w:p w14:paraId="12C93D02" w14:textId="77777777" w:rsidR="002F3927" w:rsidRDefault="00525CCF">
            <w:pPr>
              <w:pStyle w:val="Compact"/>
              <w:jc w:val="center"/>
            </w:pPr>
            <w:r>
              <w:t>rel10</w:t>
            </w:r>
          </w:p>
        </w:tc>
        <w:tc>
          <w:tcPr>
            <w:tcW w:w="0" w:type="auto"/>
          </w:tcPr>
          <w:p w14:paraId="4D3636FD" w14:textId="77777777" w:rsidR="002F3927" w:rsidRDefault="00525CCF">
            <w:pPr>
              <w:pStyle w:val="Compact"/>
              <w:jc w:val="center"/>
            </w:pPr>
            <w:r>
              <w:t>0.04</w:t>
            </w:r>
          </w:p>
        </w:tc>
        <w:tc>
          <w:tcPr>
            <w:tcW w:w="0" w:type="auto"/>
          </w:tcPr>
          <w:p w14:paraId="33E869C4" w14:textId="77777777" w:rsidR="002F3927" w:rsidRDefault="00525CCF">
            <w:pPr>
              <w:pStyle w:val="Compact"/>
              <w:jc w:val="center"/>
            </w:pPr>
            <w:r>
              <w:t>(-0.17, 0.24)</w:t>
            </w:r>
          </w:p>
        </w:tc>
        <w:tc>
          <w:tcPr>
            <w:tcW w:w="0" w:type="auto"/>
          </w:tcPr>
          <w:p w14:paraId="762E6695" w14:textId="77777777" w:rsidR="002F3927" w:rsidRDefault="00525CCF">
            <w:pPr>
              <w:pStyle w:val="Compact"/>
              <w:jc w:val="center"/>
            </w:pPr>
            <w:r>
              <w:t>0.35</w:t>
            </w:r>
          </w:p>
        </w:tc>
        <w:tc>
          <w:tcPr>
            <w:tcW w:w="0" w:type="auto"/>
          </w:tcPr>
          <w:p w14:paraId="6D224EEC" w14:textId="77777777" w:rsidR="002F3927" w:rsidRDefault="00525CCF">
            <w:pPr>
              <w:pStyle w:val="Compact"/>
              <w:jc w:val="center"/>
            </w:pPr>
            <w:r>
              <w:t>&gt; .999</w:t>
            </w:r>
          </w:p>
        </w:tc>
      </w:tr>
      <w:tr w:rsidR="002F3927" w14:paraId="63479665" w14:textId="77777777">
        <w:tc>
          <w:tcPr>
            <w:tcW w:w="0" w:type="auto"/>
          </w:tcPr>
          <w:p w14:paraId="5D9A6101" w14:textId="77777777" w:rsidR="002F3927" w:rsidRDefault="00525CCF">
            <w:pPr>
              <w:pStyle w:val="Compact"/>
            </w:pPr>
            <w:r>
              <w:t>ads</w:t>
            </w:r>
          </w:p>
        </w:tc>
        <w:tc>
          <w:tcPr>
            <w:tcW w:w="0" w:type="auto"/>
          </w:tcPr>
          <w:p w14:paraId="06884A9E" w14:textId="77777777" w:rsidR="002F3927" w:rsidRDefault="00525CCF">
            <w:pPr>
              <w:pStyle w:val="Compact"/>
              <w:jc w:val="center"/>
            </w:pPr>
            <w:r>
              <w:t>rel11</w:t>
            </w:r>
          </w:p>
        </w:tc>
        <w:tc>
          <w:tcPr>
            <w:tcW w:w="0" w:type="auto"/>
          </w:tcPr>
          <w:p w14:paraId="35A34E6A" w14:textId="77777777" w:rsidR="002F3927" w:rsidRDefault="00525CCF">
            <w:pPr>
              <w:pStyle w:val="Compact"/>
              <w:jc w:val="center"/>
            </w:pPr>
            <w:r>
              <w:t>0.04</w:t>
            </w:r>
          </w:p>
        </w:tc>
        <w:tc>
          <w:tcPr>
            <w:tcW w:w="0" w:type="auto"/>
          </w:tcPr>
          <w:p w14:paraId="55040921" w14:textId="77777777" w:rsidR="002F3927" w:rsidRDefault="00525CCF">
            <w:pPr>
              <w:pStyle w:val="Compact"/>
              <w:jc w:val="center"/>
            </w:pPr>
            <w:r>
              <w:t>(-0.16, 0.24)</w:t>
            </w:r>
          </w:p>
        </w:tc>
        <w:tc>
          <w:tcPr>
            <w:tcW w:w="0" w:type="auto"/>
          </w:tcPr>
          <w:p w14:paraId="16DF21EA" w14:textId="77777777" w:rsidR="002F3927" w:rsidRDefault="00525CCF">
            <w:pPr>
              <w:pStyle w:val="Compact"/>
              <w:jc w:val="center"/>
            </w:pPr>
            <w:r>
              <w:t>0.43</w:t>
            </w:r>
          </w:p>
        </w:tc>
        <w:tc>
          <w:tcPr>
            <w:tcW w:w="0" w:type="auto"/>
          </w:tcPr>
          <w:p w14:paraId="0924C934" w14:textId="77777777" w:rsidR="002F3927" w:rsidRDefault="00525CCF">
            <w:pPr>
              <w:pStyle w:val="Compact"/>
              <w:jc w:val="center"/>
            </w:pPr>
            <w:r>
              <w:t>&gt; .999</w:t>
            </w:r>
          </w:p>
        </w:tc>
      </w:tr>
      <w:tr w:rsidR="002F3927" w14:paraId="46E58896" w14:textId="77777777">
        <w:tc>
          <w:tcPr>
            <w:tcW w:w="0" w:type="auto"/>
          </w:tcPr>
          <w:p w14:paraId="4C619DF9" w14:textId="77777777" w:rsidR="002F3927" w:rsidRDefault="00525CCF">
            <w:pPr>
              <w:pStyle w:val="Compact"/>
            </w:pPr>
            <w:r>
              <w:t>ads</w:t>
            </w:r>
          </w:p>
        </w:tc>
        <w:tc>
          <w:tcPr>
            <w:tcW w:w="0" w:type="auto"/>
          </w:tcPr>
          <w:p w14:paraId="57F627E8" w14:textId="77777777" w:rsidR="002F3927" w:rsidRDefault="00525CCF">
            <w:pPr>
              <w:pStyle w:val="Compact"/>
              <w:jc w:val="center"/>
            </w:pPr>
            <w:r>
              <w:t>rel14</w:t>
            </w:r>
          </w:p>
        </w:tc>
        <w:tc>
          <w:tcPr>
            <w:tcW w:w="0" w:type="auto"/>
          </w:tcPr>
          <w:p w14:paraId="1965CFF1" w14:textId="77777777" w:rsidR="002F3927" w:rsidRDefault="00525CCF">
            <w:pPr>
              <w:pStyle w:val="Compact"/>
              <w:jc w:val="center"/>
            </w:pPr>
            <w:r>
              <w:t>-5.47e-03</w:t>
            </w:r>
          </w:p>
        </w:tc>
        <w:tc>
          <w:tcPr>
            <w:tcW w:w="0" w:type="auto"/>
          </w:tcPr>
          <w:p w14:paraId="71E7102A" w14:textId="77777777" w:rsidR="002F3927" w:rsidRDefault="00525CCF">
            <w:pPr>
              <w:pStyle w:val="Compact"/>
              <w:jc w:val="center"/>
            </w:pPr>
            <w:r>
              <w:t>(-0.21, 0.20)</w:t>
            </w:r>
          </w:p>
        </w:tc>
        <w:tc>
          <w:tcPr>
            <w:tcW w:w="0" w:type="auto"/>
          </w:tcPr>
          <w:p w14:paraId="4863FD44" w14:textId="77777777" w:rsidR="002F3927" w:rsidRDefault="00525CCF">
            <w:pPr>
              <w:pStyle w:val="Compact"/>
              <w:jc w:val="center"/>
            </w:pPr>
            <w:r>
              <w:t>-0.05</w:t>
            </w:r>
          </w:p>
        </w:tc>
        <w:tc>
          <w:tcPr>
            <w:tcW w:w="0" w:type="auto"/>
          </w:tcPr>
          <w:p w14:paraId="3EF7E3A8" w14:textId="77777777" w:rsidR="002F3927" w:rsidRDefault="00525CCF">
            <w:pPr>
              <w:pStyle w:val="Compact"/>
              <w:jc w:val="center"/>
            </w:pPr>
            <w:r>
              <w:t>&gt; .999</w:t>
            </w:r>
          </w:p>
        </w:tc>
      </w:tr>
      <w:tr w:rsidR="002F3927" w14:paraId="10DCE9B5" w14:textId="77777777">
        <w:tc>
          <w:tcPr>
            <w:tcW w:w="0" w:type="auto"/>
          </w:tcPr>
          <w:p w14:paraId="6EB5B330" w14:textId="77777777" w:rsidR="002F3927" w:rsidRDefault="00525CCF">
            <w:pPr>
              <w:pStyle w:val="Compact"/>
            </w:pPr>
            <w:r>
              <w:t>pos3</w:t>
            </w:r>
          </w:p>
        </w:tc>
        <w:tc>
          <w:tcPr>
            <w:tcW w:w="0" w:type="auto"/>
          </w:tcPr>
          <w:p w14:paraId="4BA82A54" w14:textId="77777777" w:rsidR="002F3927" w:rsidRDefault="00525CCF">
            <w:pPr>
              <w:pStyle w:val="Compact"/>
              <w:jc w:val="center"/>
            </w:pPr>
            <w:r>
              <w:t>pos7</w:t>
            </w:r>
          </w:p>
        </w:tc>
        <w:tc>
          <w:tcPr>
            <w:tcW w:w="0" w:type="auto"/>
          </w:tcPr>
          <w:p w14:paraId="0D6CB5F4" w14:textId="77777777" w:rsidR="002F3927" w:rsidRDefault="00525CCF">
            <w:pPr>
              <w:pStyle w:val="Compact"/>
              <w:jc w:val="center"/>
            </w:pPr>
            <w:r>
              <w:t>0.33</w:t>
            </w:r>
          </w:p>
        </w:tc>
        <w:tc>
          <w:tcPr>
            <w:tcW w:w="0" w:type="auto"/>
          </w:tcPr>
          <w:p w14:paraId="1E8D1886" w14:textId="77777777" w:rsidR="002F3927" w:rsidRDefault="00525CCF">
            <w:pPr>
              <w:pStyle w:val="Compact"/>
              <w:jc w:val="center"/>
            </w:pPr>
            <w:r>
              <w:t>(0.14, 0.50)</w:t>
            </w:r>
          </w:p>
        </w:tc>
        <w:tc>
          <w:tcPr>
            <w:tcW w:w="0" w:type="auto"/>
          </w:tcPr>
          <w:p w14:paraId="25F2A014" w14:textId="77777777" w:rsidR="002F3927" w:rsidRDefault="00525CCF">
            <w:pPr>
              <w:pStyle w:val="Compact"/>
              <w:jc w:val="center"/>
            </w:pPr>
            <w:r>
              <w:t>3.37</w:t>
            </w:r>
          </w:p>
        </w:tc>
        <w:tc>
          <w:tcPr>
            <w:tcW w:w="0" w:type="auto"/>
          </w:tcPr>
          <w:p w14:paraId="67F3D91C" w14:textId="77777777" w:rsidR="002F3927" w:rsidRDefault="00525CCF">
            <w:pPr>
              <w:pStyle w:val="Compact"/>
              <w:jc w:val="center"/>
            </w:pPr>
            <w:r>
              <w:t>0.023*</w:t>
            </w:r>
          </w:p>
        </w:tc>
      </w:tr>
      <w:tr w:rsidR="002F3927" w14:paraId="6518EABB" w14:textId="77777777">
        <w:tc>
          <w:tcPr>
            <w:tcW w:w="0" w:type="auto"/>
          </w:tcPr>
          <w:p w14:paraId="05FE72C4" w14:textId="77777777" w:rsidR="002F3927" w:rsidRDefault="00525CCF">
            <w:pPr>
              <w:pStyle w:val="Compact"/>
            </w:pPr>
            <w:r>
              <w:t>pos3</w:t>
            </w:r>
          </w:p>
        </w:tc>
        <w:tc>
          <w:tcPr>
            <w:tcW w:w="0" w:type="auto"/>
          </w:tcPr>
          <w:p w14:paraId="0D856A8D" w14:textId="77777777" w:rsidR="002F3927" w:rsidRDefault="00525CCF">
            <w:pPr>
              <w:pStyle w:val="Compact"/>
              <w:jc w:val="center"/>
            </w:pPr>
            <w:r>
              <w:t>pos8</w:t>
            </w:r>
          </w:p>
        </w:tc>
        <w:tc>
          <w:tcPr>
            <w:tcW w:w="0" w:type="auto"/>
          </w:tcPr>
          <w:p w14:paraId="5255502E" w14:textId="77777777" w:rsidR="002F3927" w:rsidRDefault="00525CCF">
            <w:pPr>
              <w:pStyle w:val="Compact"/>
              <w:jc w:val="center"/>
            </w:pPr>
            <w:r>
              <w:t>0.05</w:t>
            </w:r>
          </w:p>
        </w:tc>
        <w:tc>
          <w:tcPr>
            <w:tcW w:w="0" w:type="auto"/>
          </w:tcPr>
          <w:p w14:paraId="2DF1CDF4" w14:textId="77777777" w:rsidR="002F3927" w:rsidRDefault="00525CCF">
            <w:pPr>
              <w:pStyle w:val="Compact"/>
              <w:jc w:val="center"/>
            </w:pPr>
            <w:r>
              <w:t>(-0.15, 0.25)</w:t>
            </w:r>
          </w:p>
        </w:tc>
        <w:tc>
          <w:tcPr>
            <w:tcW w:w="0" w:type="auto"/>
          </w:tcPr>
          <w:p w14:paraId="3076C9EE" w14:textId="77777777" w:rsidR="002F3927" w:rsidRDefault="00525CCF">
            <w:pPr>
              <w:pStyle w:val="Compact"/>
              <w:jc w:val="center"/>
            </w:pPr>
            <w:r>
              <w:t>0.53</w:t>
            </w:r>
          </w:p>
        </w:tc>
        <w:tc>
          <w:tcPr>
            <w:tcW w:w="0" w:type="auto"/>
          </w:tcPr>
          <w:p w14:paraId="582D8374" w14:textId="77777777" w:rsidR="002F3927" w:rsidRDefault="00525CCF">
            <w:pPr>
              <w:pStyle w:val="Compact"/>
              <w:jc w:val="center"/>
            </w:pPr>
            <w:r>
              <w:t>&gt; .999</w:t>
            </w:r>
          </w:p>
        </w:tc>
      </w:tr>
      <w:tr w:rsidR="002F3927" w14:paraId="70FE11C4" w14:textId="77777777">
        <w:tc>
          <w:tcPr>
            <w:tcW w:w="0" w:type="auto"/>
          </w:tcPr>
          <w:p w14:paraId="07F1EFDD" w14:textId="77777777" w:rsidR="002F3927" w:rsidRDefault="00525CCF">
            <w:pPr>
              <w:pStyle w:val="Compact"/>
            </w:pPr>
            <w:r>
              <w:t>pos3</w:t>
            </w:r>
          </w:p>
        </w:tc>
        <w:tc>
          <w:tcPr>
            <w:tcW w:w="0" w:type="auto"/>
          </w:tcPr>
          <w:p w14:paraId="678BA249" w14:textId="77777777" w:rsidR="002F3927" w:rsidRDefault="00525CCF">
            <w:pPr>
              <w:pStyle w:val="Compact"/>
              <w:jc w:val="center"/>
            </w:pPr>
            <w:r>
              <w:t>rel10</w:t>
            </w:r>
          </w:p>
        </w:tc>
        <w:tc>
          <w:tcPr>
            <w:tcW w:w="0" w:type="auto"/>
          </w:tcPr>
          <w:p w14:paraId="72DDC2C7" w14:textId="77777777" w:rsidR="002F3927" w:rsidRDefault="00525CCF">
            <w:pPr>
              <w:pStyle w:val="Compact"/>
              <w:jc w:val="center"/>
            </w:pPr>
            <w:r>
              <w:t>-0.02</w:t>
            </w:r>
          </w:p>
        </w:tc>
        <w:tc>
          <w:tcPr>
            <w:tcW w:w="0" w:type="auto"/>
          </w:tcPr>
          <w:p w14:paraId="40863A96" w14:textId="77777777" w:rsidR="002F3927" w:rsidRDefault="00525CCF">
            <w:pPr>
              <w:pStyle w:val="Compact"/>
              <w:jc w:val="center"/>
            </w:pPr>
            <w:r>
              <w:t>(-0.22, 0.18)</w:t>
            </w:r>
          </w:p>
        </w:tc>
        <w:tc>
          <w:tcPr>
            <w:tcW w:w="0" w:type="auto"/>
          </w:tcPr>
          <w:p w14:paraId="788274B7" w14:textId="77777777" w:rsidR="002F3927" w:rsidRDefault="00525CCF">
            <w:pPr>
              <w:pStyle w:val="Compact"/>
              <w:jc w:val="center"/>
            </w:pPr>
            <w:r>
              <w:t>-0.19</w:t>
            </w:r>
          </w:p>
        </w:tc>
        <w:tc>
          <w:tcPr>
            <w:tcW w:w="0" w:type="auto"/>
          </w:tcPr>
          <w:p w14:paraId="3FC483B8" w14:textId="77777777" w:rsidR="002F3927" w:rsidRDefault="00525CCF">
            <w:pPr>
              <w:pStyle w:val="Compact"/>
              <w:jc w:val="center"/>
            </w:pPr>
            <w:r>
              <w:t>&gt; .999</w:t>
            </w:r>
          </w:p>
        </w:tc>
      </w:tr>
      <w:tr w:rsidR="002F3927" w14:paraId="10B91620" w14:textId="77777777">
        <w:tc>
          <w:tcPr>
            <w:tcW w:w="0" w:type="auto"/>
          </w:tcPr>
          <w:p w14:paraId="5DFC89EE" w14:textId="77777777" w:rsidR="002F3927" w:rsidRDefault="00525CCF">
            <w:pPr>
              <w:pStyle w:val="Compact"/>
            </w:pPr>
            <w:r>
              <w:t>pos3</w:t>
            </w:r>
          </w:p>
        </w:tc>
        <w:tc>
          <w:tcPr>
            <w:tcW w:w="0" w:type="auto"/>
          </w:tcPr>
          <w:p w14:paraId="3C4467DF" w14:textId="77777777" w:rsidR="002F3927" w:rsidRDefault="00525CCF">
            <w:pPr>
              <w:pStyle w:val="Compact"/>
              <w:jc w:val="center"/>
            </w:pPr>
            <w:r>
              <w:t>rel11</w:t>
            </w:r>
          </w:p>
        </w:tc>
        <w:tc>
          <w:tcPr>
            <w:tcW w:w="0" w:type="auto"/>
          </w:tcPr>
          <w:p w14:paraId="2751ABE2" w14:textId="77777777" w:rsidR="002F3927" w:rsidRDefault="00525CCF">
            <w:pPr>
              <w:pStyle w:val="Compact"/>
              <w:jc w:val="center"/>
            </w:pPr>
            <w:r>
              <w:t>-0.14</w:t>
            </w:r>
          </w:p>
        </w:tc>
        <w:tc>
          <w:tcPr>
            <w:tcW w:w="0" w:type="auto"/>
          </w:tcPr>
          <w:p w14:paraId="033BB6BA" w14:textId="77777777" w:rsidR="002F3927" w:rsidRDefault="00525CCF">
            <w:pPr>
              <w:pStyle w:val="Compact"/>
              <w:jc w:val="center"/>
            </w:pPr>
            <w:r>
              <w:t>(-0.33, 0.07)</w:t>
            </w:r>
          </w:p>
        </w:tc>
        <w:tc>
          <w:tcPr>
            <w:tcW w:w="0" w:type="auto"/>
          </w:tcPr>
          <w:p w14:paraId="24DDA4D6" w14:textId="77777777" w:rsidR="002F3927" w:rsidRDefault="00525CCF">
            <w:pPr>
              <w:pStyle w:val="Compact"/>
              <w:jc w:val="center"/>
            </w:pPr>
            <w:r>
              <w:t>-1.34</w:t>
            </w:r>
          </w:p>
        </w:tc>
        <w:tc>
          <w:tcPr>
            <w:tcW w:w="0" w:type="auto"/>
          </w:tcPr>
          <w:p w14:paraId="6609601D" w14:textId="77777777" w:rsidR="002F3927" w:rsidRDefault="00525CCF">
            <w:pPr>
              <w:pStyle w:val="Compact"/>
              <w:jc w:val="center"/>
            </w:pPr>
            <w:r>
              <w:t>&gt; .999</w:t>
            </w:r>
          </w:p>
        </w:tc>
      </w:tr>
      <w:tr w:rsidR="002F3927" w14:paraId="0EDA1570" w14:textId="77777777">
        <w:tc>
          <w:tcPr>
            <w:tcW w:w="0" w:type="auto"/>
          </w:tcPr>
          <w:p w14:paraId="27927815" w14:textId="77777777" w:rsidR="002F3927" w:rsidRDefault="00525CCF">
            <w:pPr>
              <w:pStyle w:val="Compact"/>
            </w:pPr>
            <w:r>
              <w:t>pos3</w:t>
            </w:r>
          </w:p>
        </w:tc>
        <w:tc>
          <w:tcPr>
            <w:tcW w:w="0" w:type="auto"/>
          </w:tcPr>
          <w:p w14:paraId="391588C8" w14:textId="77777777" w:rsidR="002F3927" w:rsidRDefault="00525CCF">
            <w:pPr>
              <w:pStyle w:val="Compact"/>
              <w:jc w:val="center"/>
            </w:pPr>
            <w:r>
              <w:t>rel14</w:t>
            </w:r>
          </w:p>
        </w:tc>
        <w:tc>
          <w:tcPr>
            <w:tcW w:w="0" w:type="auto"/>
          </w:tcPr>
          <w:p w14:paraId="0A2D419E" w14:textId="77777777" w:rsidR="002F3927" w:rsidRDefault="00525CCF">
            <w:pPr>
              <w:pStyle w:val="Compact"/>
              <w:jc w:val="center"/>
            </w:pPr>
            <w:r>
              <w:t>-0.09</w:t>
            </w:r>
          </w:p>
        </w:tc>
        <w:tc>
          <w:tcPr>
            <w:tcW w:w="0" w:type="auto"/>
          </w:tcPr>
          <w:p w14:paraId="053AFF87" w14:textId="77777777" w:rsidR="002F3927" w:rsidRDefault="00525CCF">
            <w:pPr>
              <w:pStyle w:val="Compact"/>
              <w:jc w:val="center"/>
            </w:pPr>
            <w:r>
              <w:t>(-0.28, 0.12)</w:t>
            </w:r>
          </w:p>
        </w:tc>
        <w:tc>
          <w:tcPr>
            <w:tcW w:w="0" w:type="auto"/>
          </w:tcPr>
          <w:p w14:paraId="43698934" w14:textId="77777777" w:rsidR="002F3927" w:rsidRDefault="00525CCF">
            <w:pPr>
              <w:pStyle w:val="Compact"/>
              <w:jc w:val="center"/>
            </w:pPr>
            <w:r>
              <w:t>-0.86</w:t>
            </w:r>
          </w:p>
        </w:tc>
        <w:tc>
          <w:tcPr>
            <w:tcW w:w="0" w:type="auto"/>
          </w:tcPr>
          <w:p w14:paraId="42C15B58" w14:textId="77777777" w:rsidR="002F3927" w:rsidRDefault="00525CCF">
            <w:pPr>
              <w:pStyle w:val="Compact"/>
              <w:jc w:val="center"/>
            </w:pPr>
            <w:r>
              <w:t>&gt; .999</w:t>
            </w:r>
          </w:p>
        </w:tc>
      </w:tr>
      <w:tr w:rsidR="002F3927" w14:paraId="3C3AB1D9" w14:textId="77777777">
        <w:tc>
          <w:tcPr>
            <w:tcW w:w="0" w:type="auto"/>
          </w:tcPr>
          <w:p w14:paraId="5F7534B0" w14:textId="77777777" w:rsidR="002F3927" w:rsidRDefault="00525CCF">
            <w:pPr>
              <w:pStyle w:val="Compact"/>
            </w:pPr>
            <w:r>
              <w:t>pos7</w:t>
            </w:r>
          </w:p>
        </w:tc>
        <w:tc>
          <w:tcPr>
            <w:tcW w:w="0" w:type="auto"/>
          </w:tcPr>
          <w:p w14:paraId="2E733D53" w14:textId="77777777" w:rsidR="002F3927" w:rsidRDefault="00525CCF">
            <w:pPr>
              <w:pStyle w:val="Compact"/>
              <w:jc w:val="center"/>
            </w:pPr>
            <w:r>
              <w:t>pos8</w:t>
            </w:r>
          </w:p>
        </w:tc>
        <w:tc>
          <w:tcPr>
            <w:tcW w:w="0" w:type="auto"/>
          </w:tcPr>
          <w:p w14:paraId="16045686" w14:textId="77777777" w:rsidR="002F3927" w:rsidRDefault="00525CCF">
            <w:pPr>
              <w:pStyle w:val="Compact"/>
              <w:jc w:val="center"/>
            </w:pPr>
            <w:r>
              <w:t>-0.01</w:t>
            </w:r>
          </w:p>
        </w:tc>
        <w:tc>
          <w:tcPr>
            <w:tcW w:w="0" w:type="auto"/>
          </w:tcPr>
          <w:p w14:paraId="3F77FD17" w14:textId="77777777" w:rsidR="002F3927" w:rsidRDefault="00525CCF">
            <w:pPr>
              <w:pStyle w:val="Compact"/>
              <w:jc w:val="center"/>
            </w:pPr>
            <w:r>
              <w:t>(-0.21, 0.19)</w:t>
            </w:r>
          </w:p>
        </w:tc>
        <w:tc>
          <w:tcPr>
            <w:tcW w:w="0" w:type="auto"/>
          </w:tcPr>
          <w:p w14:paraId="79352DD9" w14:textId="77777777" w:rsidR="002F3927" w:rsidRDefault="00525CCF">
            <w:pPr>
              <w:pStyle w:val="Compact"/>
              <w:jc w:val="center"/>
            </w:pPr>
            <w:r>
              <w:t>-0.12</w:t>
            </w:r>
          </w:p>
        </w:tc>
        <w:tc>
          <w:tcPr>
            <w:tcW w:w="0" w:type="auto"/>
          </w:tcPr>
          <w:p w14:paraId="082CDD83" w14:textId="77777777" w:rsidR="002F3927" w:rsidRDefault="00525CCF">
            <w:pPr>
              <w:pStyle w:val="Compact"/>
              <w:jc w:val="center"/>
            </w:pPr>
            <w:r>
              <w:t>&gt; .999</w:t>
            </w:r>
          </w:p>
        </w:tc>
      </w:tr>
      <w:tr w:rsidR="002F3927" w14:paraId="0B30B781" w14:textId="77777777">
        <w:tc>
          <w:tcPr>
            <w:tcW w:w="0" w:type="auto"/>
          </w:tcPr>
          <w:p w14:paraId="32C5A1B5" w14:textId="77777777" w:rsidR="002F3927" w:rsidRDefault="00525CCF">
            <w:pPr>
              <w:pStyle w:val="Compact"/>
            </w:pPr>
            <w:r>
              <w:t>pos7</w:t>
            </w:r>
          </w:p>
        </w:tc>
        <w:tc>
          <w:tcPr>
            <w:tcW w:w="0" w:type="auto"/>
          </w:tcPr>
          <w:p w14:paraId="62D9685B" w14:textId="77777777" w:rsidR="002F3927" w:rsidRDefault="00525CCF">
            <w:pPr>
              <w:pStyle w:val="Compact"/>
              <w:jc w:val="center"/>
            </w:pPr>
            <w:r>
              <w:t>rel10</w:t>
            </w:r>
          </w:p>
        </w:tc>
        <w:tc>
          <w:tcPr>
            <w:tcW w:w="0" w:type="auto"/>
          </w:tcPr>
          <w:p w14:paraId="49854F76" w14:textId="77777777" w:rsidR="002F3927" w:rsidRDefault="00525CCF">
            <w:pPr>
              <w:pStyle w:val="Compact"/>
              <w:jc w:val="center"/>
            </w:pPr>
            <w:r>
              <w:t>1.77e-03</w:t>
            </w:r>
          </w:p>
        </w:tc>
        <w:tc>
          <w:tcPr>
            <w:tcW w:w="0" w:type="auto"/>
          </w:tcPr>
          <w:p w14:paraId="1A464AFF" w14:textId="77777777" w:rsidR="002F3927" w:rsidRDefault="00525CCF">
            <w:pPr>
              <w:pStyle w:val="Compact"/>
              <w:jc w:val="center"/>
            </w:pPr>
            <w:r>
              <w:t>(-0.20, 0.20)</w:t>
            </w:r>
          </w:p>
        </w:tc>
        <w:tc>
          <w:tcPr>
            <w:tcW w:w="0" w:type="auto"/>
          </w:tcPr>
          <w:p w14:paraId="15B7C60C" w14:textId="77777777" w:rsidR="002F3927" w:rsidRDefault="00525CCF">
            <w:pPr>
              <w:pStyle w:val="Compact"/>
              <w:jc w:val="center"/>
            </w:pPr>
            <w:r>
              <w:t>0.02</w:t>
            </w:r>
          </w:p>
        </w:tc>
        <w:tc>
          <w:tcPr>
            <w:tcW w:w="0" w:type="auto"/>
          </w:tcPr>
          <w:p w14:paraId="463570AF" w14:textId="77777777" w:rsidR="002F3927" w:rsidRDefault="00525CCF">
            <w:pPr>
              <w:pStyle w:val="Compact"/>
              <w:jc w:val="center"/>
            </w:pPr>
            <w:r>
              <w:t>&gt; .999</w:t>
            </w:r>
          </w:p>
        </w:tc>
      </w:tr>
      <w:tr w:rsidR="002F3927" w14:paraId="64CDD487" w14:textId="77777777">
        <w:tc>
          <w:tcPr>
            <w:tcW w:w="0" w:type="auto"/>
          </w:tcPr>
          <w:p w14:paraId="66FC7FBE" w14:textId="77777777" w:rsidR="002F3927" w:rsidRDefault="00525CCF">
            <w:pPr>
              <w:pStyle w:val="Compact"/>
            </w:pPr>
            <w:r>
              <w:t>pos7</w:t>
            </w:r>
          </w:p>
        </w:tc>
        <w:tc>
          <w:tcPr>
            <w:tcW w:w="0" w:type="auto"/>
          </w:tcPr>
          <w:p w14:paraId="7FBD787B" w14:textId="77777777" w:rsidR="002F3927" w:rsidRDefault="00525CCF">
            <w:pPr>
              <w:pStyle w:val="Compact"/>
              <w:jc w:val="center"/>
            </w:pPr>
            <w:r>
              <w:t>rel11</w:t>
            </w:r>
          </w:p>
        </w:tc>
        <w:tc>
          <w:tcPr>
            <w:tcW w:w="0" w:type="auto"/>
          </w:tcPr>
          <w:p w14:paraId="22C40C6F" w14:textId="77777777" w:rsidR="002F3927" w:rsidRDefault="00525CCF">
            <w:pPr>
              <w:pStyle w:val="Compact"/>
              <w:jc w:val="center"/>
            </w:pPr>
            <w:r>
              <w:t>0.03</w:t>
            </w:r>
          </w:p>
        </w:tc>
        <w:tc>
          <w:tcPr>
            <w:tcW w:w="0" w:type="auto"/>
          </w:tcPr>
          <w:p w14:paraId="561DBAA4" w14:textId="77777777" w:rsidR="002F3927" w:rsidRDefault="00525CCF">
            <w:pPr>
              <w:pStyle w:val="Compact"/>
              <w:jc w:val="center"/>
            </w:pPr>
            <w:r>
              <w:t>(-0.17, 0.23)</w:t>
            </w:r>
          </w:p>
        </w:tc>
        <w:tc>
          <w:tcPr>
            <w:tcW w:w="0" w:type="auto"/>
          </w:tcPr>
          <w:p w14:paraId="4D8E07E2" w14:textId="77777777" w:rsidR="002F3927" w:rsidRDefault="00525CCF">
            <w:pPr>
              <w:pStyle w:val="Compact"/>
              <w:jc w:val="center"/>
            </w:pPr>
            <w:r>
              <w:t>0.28</w:t>
            </w:r>
          </w:p>
        </w:tc>
        <w:tc>
          <w:tcPr>
            <w:tcW w:w="0" w:type="auto"/>
          </w:tcPr>
          <w:p w14:paraId="5CD14EED" w14:textId="77777777" w:rsidR="002F3927" w:rsidRDefault="00525CCF">
            <w:pPr>
              <w:pStyle w:val="Compact"/>
              <w:jc w:val="center"/>
            </w:pPr>
            <w:r>
              <w:t>&gt; .999</w:t>
            </w:r>
          </w:p>
        </w:tc>
      </w:tr>
      <w:tr w:rsidR="002F3927" w14:paraId="0CF9D5A6" w14:textId="77777777">
        <w:tc>
          <w:tcPr>
            <w:tcW w:w="0" w:type="auto"/>
          </w:tcPr>
          <w:p w14:paraId="475F379A" w14:textId="77777777" w:rsidR="002F3927" w:rsidRDefault="00525CCF">
            <w:pPr>
              <w:pStyle w:val="Compact"/>
            </w:pPr>
            <w:r>
              <w:t>pos7</w:t>
            </w:r>
          </w:p>
        </w:tc>
        <w:tc>
          <w:tcPr>
            <w:tcW w:w="0" w:type="auto"/>
          </w:tcPr>
          <w:p w14:paraId="2AE4F2C0" w14:textId="77777777" w:rsidR="002F3927" w:rsidRDefault="00525CCF">
            <w:pPr>
              <w:pStyle w:val="Compact"/>
              <w:jc w:val="center"/>
            </w:pPr>
            <w:r>
              <w:t>rel14</w:t>
            </w:r>
          </w:p>
        </w:tc>
        <w:tc>
          <w:tcPr>
            <w:tcW w:w="0" w:type="auto"/>
          </w:tcPr>
          <w:p w14:paraId="2C41877E" w14:textId="77777777" w:rsidR="002F3927" w:rsidRDefault="00525CCF">
            <w:pPr>
              <w:pStyle w:val="Compact"/>
              <w:jc w:val="center"/>
            </w:pPr>
            <w:r>
              <w:t>-0.05</w:t>
            </w:r>
          </w:p>
        </w:tc>
        <w:tc>
          <w:tcPr>
            <w:tcW w:w="0" w:type="auto"/>
          </w:tcPr>
          <w:p w14:paraId="68F7BB25" w14:textId="77777777" w:rsidR="002F3927" w:rsidRDefault="00525CCF">
            <w:pPr>
              <w:pStyle w:val="Compact"/>
              <w:jc w:val="center"/>
            </w:pPr>
            <w:r>
              <w:t>(-0.25, 0.15)</w:t>
            </w:r>
          </w:p>
        </w:tc>
        <w:tc>
          <w:tcPr>
            <w:tcW w:w="0" w:type="auto"/>
          </w:tcPr>
          <w:p w14:paraId="02D37A7F" w14:textId="77777777" w:rsidR="002F3927" w:rsidRDefault="00525CCF">
            <w:pPr>
              <w:pStyle w:val="Compact"/>
              <w:jc w:val="center"/>
            </w:pPr>
            <w:r>
              <w:t>-0.47</w:t>
            </w:r>
          </w:p>
        </w:tc>
        <w:tc>
          <w:tcPr>
            <w:tcW w:w="0" w:type="auto"/>
          </w:tcPr>
          <w:p w14:paraId="060F1DE0" w14:textId="77777777" w:rsidR="002F3927" w:rsidRDefault="00525CCF">
            <w:pPr>
              <w:pStyle w:val="Compact"/>
              <w:jc w:val="center"/>
            </w:pPr>
            <w:r>
              <w:t>&gt; .999</w:t>
            </w:r>
          </w:p>
        </w:tc>
      </w:tr>
      <w:tr w:rsidR="002F3927" w14:paraId="01A6889E" w14:textId="77777777">
        <w:tc>
          <w:tcPr>
            <w:tcW w:w="0" w:type="auto"/>
          </w:tcPr>
          <w:p w14:paraId="6785FF69" w14:textId="77777777" w:rsidR="002F3927" w:rsidRDefault="00525CCF">
            <w:pPr>
              <w:pStyle w:val="Compact"/>
            </w:pPr>
            <w:r>
              <w:t>pos8</w:t>
            </w:r>
          </w:p>
        </w:tc>
        <w:tc>
          <w:tcPr>
            <w:tcW w:w="0" w:type="auto"/>
          </w:tcPr>
          <w:p w14:paraId="1AA43FFC" w14:textId="77777777" w:rsidR="002F3927" w:rsidRDefault="00525CCF">
            <w:pPr>
              <w:pStyle w:val="Compact"/>
              <w:jc w:val="center"/>
            </w:pPr>
            <w:r>
              <w:t>rel10</w:t>
            </w:r>
          </w:p>
        </w:tc>
        <w:tc>
          <w:tcPr>
            <w:tcW w:w="0" w:type="auto"/>
          </w:tcPr>
          <w:p w14:paraId="2A375527" w14:textId="77777777" w:rsidR="002F3927" w:rsidRDefault="00525CCF">
            <w:pPr>
              <w:pStyle w:val="Compact"/>
              <w:jc w:val="center"/>
            </w:pPr>
            <w:r>
              <w:t>-0.02</w:t>
            </w:r>
          </w:p>
        </w:tc>
        <w:tc>
          <w:tcPr>
            <w:tcW w:w="0" w:type="auto"/>
          </w:tcPr>
          <w:p w14:paraId="27CA9242" w14:textId="77777777" w:rsidR="002F3927" w:rsidRDefault="00525CCF">
            <w:pPr>
              <w:pStyle w:val="Compact"/>
              <w:jc w:val="center"/>
            </w:pPr>
            <w:r>
              <w:t>(-0.22, 0.19)</w:t>
            </w:r>
          </w:p>
        </w:tc>
        <w:tc>
          <w:tcPr>
            <w:tcW w:w="0" w:type="auto"/>
          </w:tcPr>
          <w:p w14:paraId="2159C6B2" w14:textId="77777777" w:rsidR="002F3927" w:rsidRDefault="00525CCF">
            <w:pPr>
              <w:pStyle w:val="Compact"/>
              <w:jc w:val="center"/>
            </w:pPr>
            <w:r>
              <w:t>-0.16</w:t>
            </w:r>
          </w:p>
        </w:tc>
        <w:tc>
          <w:tcPr>
            <w:tcW w:w="0" w:type="auto"/>
          </w:tcPr>
          <w:p w14:paraId="0C28508A" w14:textId="77777777" w:rsidR="002F3927" w:rsidRDefault="00525CCF">
            <w:pPr>
              <w:pStyle w:val="Compact"/>
              <w:jc w:val="center"/>
            </w:pPr>
            <w:r>
              <w:t>&gt; .999</w:t>
            </w:r>
          </w:p>
        </w:tc>
      </w:tr>
      <w:tr w:rsidR="002F3927" w14:paraId="2434916C" w14:textId="77777777">
        <w:tc>
          <w:tcPr>
            <w:tcW w:w="0" w:type="auto"/>
          </w:tcPr>
          <w:p w14:paraId="6CD3B7A3" w14:textId="77777777" w:rsidR="002F3927" w:rsidRDefault="00525CCF">
            <w:pPr>
              <w:pStyle w:val="Compact"/>
            </w:pPr>
            <w:r>
              <w:t>pos8</w:t>
            </w:r>
          </w:p>
        </w:tc>
        <w:tc>
          <w:tcPr>
            <w:tcW w:w="0" w:type="auto"/>
          </w:tcPr>
          <w:p w14:paraId="1138E8CC" w14:textId="77777777" w:rsidR="002F3927" w:rsidRDefault="00525CCF">
            <w:pPr>
              <w:pStyle w:val="Compact"/>
              <w:jc w:val="center"/>
            </w:pPr>
            <w:r>
              <w:t>rel11</w:t>
            </w:r>
          </w:p>
        </w:tc>
        <w:tc>
          <w:tcPr>
            <w:tcW w:w="0" w:type="auto"/>
          </w:tcPr>
          <w:p w14:paraId="4F478D6F" w14:textId="77777777" w:rsidR="002F3927" w:rsidRDefault="00525CCF">
            <w:pPr>
              <w:pStyle w:val="Compact"/>
              <w:jc w:val="center"/>
            </w:pPr>
            <w:r>
              <w:t>-0.15</w:t>
            </w:r>
          </w:p>
        </w:tc>
        <w:tc>
          <w:tcPr>
            <w:tcW w:w="0" w:type="auto"/>
          </w:tcPr>
          <w:p w14:paraId="0709C56D" w14:textId="77777777" w:rsidR="002F3927" w:rsidRDefault="00525CCF">
            <w:pPr>
              <w:pStyle w:val="Compact"/>
              <w:jc w:val="center"/>
            </w:pPr>
            <w:r>
              <w:t>(-0.34, 0.05)</w:t>
            </w:r>
          </w:p>
        </w:tc>
        <w:tc>
          <w:tcPr>
            <w:tcW w:w="0" w:type="auto"/>
          </w:tcPr>
          <w:p w14:paraId="1CE7A1DE" w14:textId="77777777" w:rsidR="002F3927" w:rsidRDefault="00525CCF">
            <w:pPr>
              <w:pStyle w:val="Compact"/>
              <w:jc w:val="center"/>
            </w:pPr>
            <w:r>
              <w:t>-1.49</w:t>
            </w:r>
          </w:p>
        </w:tc>
        <w:tc>
          <w:tcPr>
            <w:tcW w:w="0" w:type="auto"/>
          </w:tcPr>
          <w:p w14:paraId="7D398F1F" w14:textId="77777777" w:rsidR="002F3927" w:rsidRDefault="00525CCF">
            <w:pPr>
              <w:pStyle w:val="Compact"/>
              <w:jc w:val="center"/>
            </w:pPr>
            <w:r>
              <w:t>&gt; .999</w:t>
            </w:r>
          </w:p>
        </w:tc>
      </w:tr>
      <w:tr w:rsidR="002F3927" w14:paraId="4320A98D" w14:textId="77777777">
        <w:tc>
          <w:tcPr>
            <w:tcW w:w="0" w:type="auto"/>
          </w:tcPr>
          <w:p w14:paraId="0FBBAB23" w14:textId="77777777" w:rsidR="002F3927" w:rsidRDefault="00525CCF">
            <w:pPr>
              <w:pStyle w:val="Compact"/>
            </w:pPr>
            <w:r>
              <w:t>pos8</w:t>
            </w:r>
          </w:p>
        </w:tc>
        <w:tc>
          <w:tcPr>
            <w:tcW w:w="0" w:type="auto"/>
          </w:tcPr>
          <w:p w14:paraId="2DA11B75" w14:textId="77777777" w:rsidR="002F3927" w:rsidRDefault="00525CCF">
            <w:pPr>
              <w:pStyle w:val="Compact"/>
              <w:jc w:val="center"/>
            </w:pPr>
            <w:r>
              <w:t>rel14</w:t>
            </w:r>
          </w:p>
        </w:tc>
        <w:tc>
          <w:tcPr>
            <w:tcW w:w="0" w:type="auto"/>
          </w:tcPr>
          <w:p w14:paraId="18A724C2" w14:textId="77777777" w:rsidR="002F3927" w:rsidRDefault="00525CCF">
            <w:pPr>
              <w:pStyle w:val="Compact"/>
              <w:jc w:val="center"/>
            </w:pPr>
            <w:r>
              <w:t>-0.11</w:t>
            </w:r>
          </w:p>
        </w:tc>
        <w:tc>
          <w:tcPr>
            <w:tcW w:w="0" w:type="auto"/>
          </w:tcPr>
          <w:p w14:paraId="5F39E45E" w14:textId="77777777" w:rsidR="002F3927" w:rsidRDefault="00525CCF">
            <w:pPr>
              <w:pStyle w:val="Compact"/>
              <w:jc w:val="center"/>
            </w:pPr>
            <w:r>
              <w:t>(-0.31, 0.09)</w:t>
            </w:r>
          </w:p>
        </w:tc>
        <w:tc>
          <w:tcPr>
            <w:tcW w:w="0" w:type="auto"/>
          </w:tcPr>
          <w:p w14:paraId="4AFAC556" w14:textId="77777777" w:rsidR="002F3927" w:rsidRDefault="00525CCF">
            <w:pPr>
              <w:pStyle w:val="Compact"/>
              <w:jc w:val="center"/>
            </w:pPr>
            <w:r>
              <w:t>-1.08</w:t>
            </w:r>
          </w:p>
        </w:tc>
        <w:tc>
          <w:tcPr>
            <w:tcW w:w="0" w:type="auto"/>
          </w:tcPr>
          <w:p w14:paraId="11715042" w14:textId="77777777" w:rsidR="002F3927" w:rsidRDefault="00525CCF">
            <w:pPr>
              <w:pStyle w:val="Compact"/>
              <w:jc w:val="center"/>
            </w:pPr>
            <w:r>
              <w:t>&gt; .999</w:t>
            </w:r>
          </w:p>
        </w:tc>
      </w:tr>
      <w:tr w:rsidR="002F3927" w14:paraId="614809A8" w14:textId="77777777">
        <w:tc>
          <w:tcPr>
            <w:tcW w:w="0" w:type="auto"/>
          </w:tcPr>
          <w:p w14:paraId="57155B31" w14:textId="77777777" w:rsidR="002F3927" w:rsidRDefault="00525CCF">
            <w:pPr>
              <w:pStyle w:val="Compact"/>
            </w:pPr>
            <w:r>
              <w:t>rel10</w:t>
            </w:r>
          </w:p>
        </w:tc>
        <w:tc>
          <w:tcPr>
            <w:tcW w:w="0" w:type="auto"/>
          </w:tcPr>
          <w:p w14:paraId="69583FE3" w14:textId="77777777" w:rsidR="002F3927" w:rsidRDefault="00525CCF">
            <w:pPr>
              <w:pStyle w:val="Compact"/>
              <w:jc w:val="center"/>
            </w:pPr>
            <w:r>
              <w:t>rel11</w:t>
            </w:r>
          </w:p>
        </w:tc>
        <w:tc>
          <w:tcPr>
            <w:tcW w:w="0" w:type="auto"/>
          </w:tcPr>
          <w:p w14:paraId="7997E68A" w14:textId="77777777" w:rsidR="002F3927" w:rsidRDefault="00525CCF">
            <w:pPr>
              <w:pStyle w:val="Compact"/>
              <w:jc w:val="center"/>
            </w:pPr>
            <w:r>
              <w:t>0.05</w:t>
            </w:r>
          </w:p>
        </w:tc>
        <w:tc>
          <w:tcPr>
            <w:tcW w:w="0" w:type="auto"/>
          </w:tcPr>
          <w:p w14:paraId="53743EBB" w14:textId="77777777" w:rsidR="002F3927" w:rsidRDefault="00525CCF">
            <w:pPr>
              <w:pStyle w:val="Compact"/>
              <w:jc w:val="center"/>
            </w:pPr>
            <w:r>
              <w:t>(-0.15, 0.25)</w:t>
            </w:r>
          </w:p>
        </w:tc>
        <w:tc>
          <w:tcPr>
            <w:tcW w:w="0" w:type="auto"/>
          </w:tcPr>
          <w:p w14:paraId="2D977CDA" w14:textId="77777777" w:rsidR="002F3927" w:rsidRDefault="00525CCF">
            <w:pPr>
              <w:pStyle w:val="Compact"/>
              <w:jc w:val="center"/>
            </w:pPr>
            <w:r>
              <w:t>0.49</w:t>
            </w:r>
          </w:p>
        </w:tc>
        <w:tc>
          <w:tcPr>
            <w:tcW w:w="0" w:type="auto"/>
          </w:tcPr>
          <w:p w14:paraId="279D86C5" w14:textId="77777777" w:rsidR="002F3927" w:rsidRDefault="00525CCF">
            <w:pPr>
              <w:pStyle w:val="Compact"/>
              <w:jc w:val="center"/>
            </w:pPr>
            <w:r>
              <w:t>&gt; .999</w:t>
            </w:r>
          </w:p>
        </w:tc>
      </w:tr>
      <w:tr w:rsidR="002F3927" w14:paraId="43EC98C8" w14:textId="77777777">
        <w:tc>
          <w:tcPr>
            <w:tcW w:w="0" w:type="auto"/>
          </w:tcPr>
          <w:p w14:paraId="23A766EC" w14:textId="77777777" w:rsidR="002F3927" w:rsidRDefault="00525CCF">
            <w:pPr>
              <w:pStyle w:val="Compact"/>
            </w:pPr>
            <w:r>
              <w:t>rel10</w:t>
            </w:r>
          </w:p>
        </w:tc>
        <w:tc>
          <w:tcPr>
            <w:tcW w:w="0" w:type="auto"/>
          </w:tcPr>
          <w:p w14:paraId="68242CFF" w14:textId="77777777" w:rsidR="002F3927" w:rsidRDefault="00525CCF">
            <w:pPr>
              <w:pStyle w:val="Compact"/>
              <w:jc w:val="center"/>
            </w:pPr>
            <w:r>
              <w:t>rel14</w:t>
            </w:r>
          </w:p>
        </w:tc>
        <w:tc>
          <w:tcPr>
            <w:tcW w:w="0" w:type="auto"/>
          </w:tcPr>
          <w:p w14:paraId="4EDF147E" w14:textId="77777777" w:rsidR="002F3927" w:rsidRDefault="00525CCF">
            <w:pPr>
              <w:pStyle w:val="Compact"/>
              <w:jc w:val="center"/>
            </w:pPr>
            <w:r>
              <w:t>0.24</w:t>
            </w:r>
          </w:p>
        </w:tc>
        <w:tc>
          <w:tcPr>
            <w:tcW w:w="0" w:type="auto"/>
          </w:tcPr>
          <w:p w14:paraId="5F220827" w14:textId="77777777" w:rsidR="002F3927" w:rsidRDefault="00525CCF">
            <w:pPr>
              <w:pStyle w:val="Compact"/>
              <w:jc w:val="center"/>
            </w:pPr>
            <w:r>
              <w:t>(0.04, 0.42)</w:t>
            </w:r>
          </w:p>
        </w:tc>
        <w:tc>
          <w:tcPr>
            <w:tcW w:w="0" w:type="auto"/>
          </w:tcPr>
          <w:p w14:paraId="379FACF7" w14:textId="77777777" w:rsidR="002F3927" w:rsidRDefault="00525CCF">
            <w:pPr>
              <w:pStyle w:val="Compact"/>
              <w:jc w:val="center"/>
            </w:pPr>
            <w:r>
              <w:t>2.35</w:t>
            </w:r>
          </w:p>
        </w:tc>
        <w:tc>
          <w:tcPr>
            <w:tcW w:w="0" w:type="auto"/>
          </w:tcPr>
          <w:p w14:paraId="03BB4FAF" w14:textId="77777777" w:rsidR="002F3927" w:rsidRDefault="00525CCF">
            <w:pPr>
              <w:pStyle w:val="Compact"/>
              <w:jc w:val="center"/>
            </w:pPr>
            <w:r>
              <w:t>0.422</w:t>
            </w:r>
          </w:p>
        </w:tc>
      </w:tr>
      <w:tr w:rsidR="002F3927" w14:paraId="1C4CCBEF" w14:textId="77777777">
        <w:tc>
          <w:tcPr>
            <w:tcW w:w="0" w:type="auto"/>
          </w:tcPr>
          <w:p w14:paraId="66AE10F0" w14:textId="77777777" w:rsidR="002F3927" w:rsidRDefault="00525CCF">
            <w:pPr>
              <w:pStyle w:val="Compact"/>
            </w:pPr>
            <w:r>
              <w:t>rel11</w:t>
            </w:r>
          </w:p>
        </w:tc>
        <w:tc>
          <w:tcPr>
            <w:tcW w:w="0" w:type="auto"/>
          </w:tcPr>
          <w:p w14:paraId="3ECCB0B0" w14:textId="77777777" w:rsidR="002F3927" w:rsidRDefault="00525CCF">
            <w:pPr>
              <w:pStyle w:val="Compact"/>
              <w:jc w:val="center"/>
            </w:pPr>
            <w:r>
              <w:t>rel14</w:t>
            </w:r>
          </w:p>
        </w:tc>
        <w:tc>
          <w:tcPr>
            <w:tcW w:w="0" w:type="auto"/>
          </w:tcPr>
          <w:p w14:paraId="4DA3202F" w14:textId="77777777" w:rsidR="002F3927" w:rsidRDefault="00525CCF">
            <w:pPr>
              <w:pStyle w:val="Compact"/>
              <w:jc w:val="center"/>
            </w:pPr>
            <w:r>
              <w:t>-0.06</w:t>
            </w:r>
          </w:p>
        </w:tc>
        <w:tc>
          <w:tcPr>
            <w:tcW w:w="0" w:type="auto"/>
          </w:tcPr>
          <w:p w14:paraId="06169986" w14:textId="77777777" w:rsidR="002F3927" w:rsidRDefault="00525CCF">
            <w:pPr>
              <w:pStyle w:val="Compact"/>
              <w:jc w:val="center"/>
            </w:pPr>
            <w:r>
              <w:t>(-0.26, 0.14)</w:t>
            </w:r>
          </w:p>
        </w:tc>
        <w:tc>
          <w:tcPr>
            <w:tcW w:w="0" w:type="auto"/>
          </w:tcPr>
          <w:p w14:paraId="2C0C531E" w14:textId="77777777" w:rsidR="002F3927" w:rsidRDefault="00525CCF">
            <w:pPr>
              <w:pStyle w:val="Compact"/>
              <w:jc w:val="center"/>
            </w:pPr>
            <w:r>
              <w:t>-0.60</w:t>
            </w:r>
          </w:p>
        </w:tc>
        <w:tc>
          <w:tcPr>
            <w:tcW w:w="0" w:type="auto"/>
          </w:tcPr>
          <w:p w14:paraId="6FDD6A88" w14:textId="77777777" w:rsidR="002F3927" w:rsidRDefault="00525CCF">
            <w:pPr>
              <w:pStyle w:val="Compact"/>
              <w:jc w:val="center"/>
            </w:pPr>
            <w:r>
              <w:t>&gt; .999</w:t>
            </w:r>
          </w:p>
        </w:tc>
      </w:tr>
    </w:tbl>
    <w:p w14:paraId="49385249" w14:textId="77777777" w:rsidR="002F3927" w:rsidRDefault="00525CCF">
      <w:pPr>
        <w:pStyle w:val="FigureWithoutNote"/>
      </w:pPr>
      <w:r>
        <w:t>p-value adjustment method: Holm (1979) Observations: 95</w:t>
      </w:r>
    </w:p>
    <w:bookmarkEnd w:id="161"/>
    <w:p w14:paraId="10B998C8" w14:textId="77777777" w:rsidR="002F3927" w:rsidRDefault="00525CCF">
      <w:r>
        <w:lastRenderedPageBreak/>
        <w:br w:type="page"/>
      </w:r>
    </w:p>
    <w:p w14:paraId="3B26F777" w14:textId="77777777" w:rsidR="002F3927" w:rsidRDefault="00525CCF">
      <w:pPr>
        <w:pStyle w:val="FigureTitle"/>
      </w:pPr>
      <w:bookmarkStart w:id="162" w:name="tbl-pe"/>
      <w:r>
        <w:lastRenderedPageBreak/>
        <w:t>Table 3</w:t>
      </w:r>
    </w:p>
    <w:p w14:paraId="60F05CA8" w14:textId="77777777" w:rsidR="002F3927" w:rsidRDefault="00525CCF">
      <w:pPr>
        <w:pStyle w:val="Caption"/>
      </w:pPr>
      <w:r>
        <w:t>Parameter estimates from Perchtold et al. (Table 2)</w:t>
      </w:r>
    </w:p>
    <w:tbl>
      <w:tblPr>
        <w:tblStyle w:val="Table"/>
        <w:tblW w:w="0" w:type="auto"/>
        <w:tblLook w:val="0020" w:firstRow="1" w:lastRow="0" w:firstColumn="0" w:lastColumn="0" w:noHBand="0" w:noVBand="0"/>
      </w:tblPr>
      <w:tblGrid>
        <w:gridCol w:w="1129"/>
        <w:gridCol w:w="1196"/>
        <w:gridCol w:w="536"/>
        <w:gridCol w:w="1476"/>
        <w:gridCol w:w="616"/>
        <w:gridCol w:w="732"/>
      </w:tblGrid>
      <w:tr w:rsidR="002F3927" w14:paraId="66AAAC93" w14:textId="77777777" w:rsidTr="002F3927">
        <w:trPr>
          <w:cnfStyle w:val="100000000000" w:firstRow="1" w:lastRow="0" w:firstColumn="0" w:lastColumn="0" w:oddVBand="0" w:evenVBand="0" w:oddHBand="0" w:evenHBand="0" w:firstRowFirstColumn="0" w:firstRowLastColumn="0" w:lastRowFirstColumn="0" w:lastRowLastColumn="0"/>
          <w:tblHeader/>
        </w:trPr>
        <w:tc>
          <w:tcPr>
            <w:tcW w:w="0" w:type="auto"/>
          </w:tcPr>
          <w:p w14:paraId="001F7D5D" w14:textId="77777777" w:rsidR="002F3927" w:rsidRDefault="00525CCF">
            <w:pPr>
              <w:pStyle w:val="Compact"/>
            </w:pPr>
            <w:r>
              <w:t>Parameter</w:t>
            </w:r>
          </w:p>
        </w:tc>
        <w:tc>
          <w:tcPr>
            <w:tcW w:w="0" w:type="auto"/>
          </w:tcPr>
          <w:p w14:paraId="53191494" w14:textId="77777777" w:rsidR="002F3927" w:rsidRDefault="00525CCF">
            <w:pPr>
              <w:pStyle w:val="Compact"/>
              <w:jc w:val="center"/>
            </w:pPr>
            <w:r>
              <w:t>Coefficient</w:t>
            </w:r>
          </w:p>
        </w:tc>
        <w:tc>
          <w:tcPr>
            <w:tcW w:w="0" w:type="auto"/>
          </w:tcPr>
          <w:p w14:paraId="043749A9" w14:textId="77777777" w:rsidR="002F3927" w:rsidRDefault="00525CCF">
            <w:pPr>
              <w:pStyle w:val="Compact"/>
              <w:jc w:val="center"/>
            </w:pPr>
            <w:r>
              <w:t>SE</w:t>
            </w:r>
          </w:p>
        </w:tc>
        <w:tc>
          <w:tcPr>
            <w:tcW w:w="0" w:type="auto"/>
          </w:tcPr>
          <w:p w14:paraId="58119CBA" w14:textId="77777777" w:rsidR="002F3927" w:rsidRDefault="00525CCF">
            <w:pPr>
              <w:pStyle w:val="Compact"/>
              <w:jc w:val="center"/>
            </w:pPr>
            <w:r>
              <w:t>95% CI</w:t>
            </w:r>
          </w:p>
        </w:tc>
        <w:tc>
          <w:tcPr>
            <w:tcW w:w="0" w:type="auto"/>
          </w:tcPr>
          <w:p w14:paraId="36B67E96" w14:textId="77777777" w:rsidR="002F3927" w:rsidRDefault="00525CCF">
            <w:pPr>
              <w:pStyle w:val="Compact"/>
              <w:jc w:val="center"/>
            </w:pPr>
            <w:r>
              <w:t>t(88)</w:t>
            </w:r>
          </w:p>
        </w:tc>
        <w:tc>
          <w:tcPr>
            <w:tcW w:w="0" w:type="auto"/>
          </w:tcPr>
          <w:p w14:paraId="1223135E" w14:textId="77777777" w:rsidR="002F3927" w:rsidRDefault="00525CCF">
            <w:pPr>
              <w:pStyle w:val="Compact"/>
              <w:jc w:val="center"/>
            </w:pPr>
            <w:r>
              <w:t>p</w:t>
            </w:r>
          </w:p>
        </w:tc>
      </w:tr>
      <w:tr w:rsidR="002F3927" w14:paraId="0D2390B0" w14:textId="77777777">
        <w:tc>
          <w:tcPr>
            <w:tcW w:w="0" w:type="auto"/>
          </w:tcPr>
          <w:p w14:paraId="3CAB82C8" w14:textId="77777777" w:rsidR="002F3927" w:rsidRDefault="00525CCF">
            <w:pPr>
              <w:pStyle w:val="Compact"/>
            </w:pPr>
            <w:r>
              <w:t>(Intercept)</w:t>
            </w:r>
          </w:p>
        </w:tc>
        <w:tc>
          <w:tcPr>
            <w:tcW w:w="0" w:type="auto"/>
          </w:tcPr>
          <w:p w14:paraId="1AC50468" w14:textId="77777777" w:rsidR="002F3927" w:rsidRDefault="00525CCF">
            <w:pPr>
              <w:pStyle w:val="Compact"/>
              <w:jc w:val="center"/>
            </w:pPr>
            <w:r>
              <w:t>15.15</w:t>
            </w:r>
          </w:p>
        </w:tc>
        <w:tc>
          <w:tcPr>
            <w:tcW w:w="0" w:type="auto"/>
          </w:tcPr>
          <w:p w14:paraId="1346C3C7" w14:textId="77777777" w:rsidR="002F3927" w:rsidRDefault="00525CCF">
            <w:pPr>
              <w:pStyle w:val="Compact"/>
              <w:jc w:val="center"/>
            </w:pPr>
            <w:r>
              <w:t>2.42</w:t>
            </w:r>
          </w:p>
        </w:tc>
        <w:tc>
          <w:tcPr>
            <w:tcW w:w="0" w:type="auto"/>
          </w:tcPr>
          <w:p w14:paraId="1CD17366" w14:textId="77777777" w:rsidR="002F3927" w:rsidRDefault="00525CCF">
            <w:pPr>
              <w:pStyle w:val="Compact"/>
              <w:jc w:val="center"/>
            </w:pPr>
            <w:r>
              <w:t>(10.34, 19.97)</w:t>
            </w:r>
          </w:p>
        </w:tc>
        <w:tc>
          <w:tcPr>
            <w:tcW w:w="0" w:type="auto"/>
          </w:tcPr>
          <w:p w14:paraId="2A44DC2F" w14:textId="77777777" w:rsidR="002F3927" w:rsidRDefault="00525CCF">
            <w:pPr>
              <w:pStyle w:val="Compact"/>
              <w:jc w:val="center"/>
            </w:pPr>
            <w:r>
              <w:t>6.25</w:t>
            </w:r>
          </w:p>
        </w:tc>
        <w:tc>
          <w:tcPr>
            <w:tcW w:w="0" w:type="auto"/>
          </w:tcPr>
          <w:p w14:paraId="2EBFBF88" w14:textId="77777777" w:rsidR="002F3927" w:rsidRDefault="00525CCF">
            <w:pPr>
              <w:pStyle w:val="Compact"/>
              <w:jc w:val="center"/>
            </w:pPr>
            <w:r>
              <w:t>&lt; .001</w:t>
            </w:r>
          </w:p>
        </w:tc>
      </w:tr>
      <w:tr w:rsidR="002F3927" w14:paraId="6CA92A45" w14:textId="77777777">
        <w:tc>
          <w:tcPr>
            <w:tcW w:w="0" w:type="auto"/>
          </w:tcPr>
          <w:p w14:paraId="28725FF8" w14:textId="77777777" w:rsidR="002F3927" w:rsidRDefault="00525CCF">
            <w:pPr>
              <w:pStyle w:val="Compact"/>
            </w:pPr>
            <w:r>
              <w:t>pos3</w:t>
            </w:r>
          </w:p>
        </w:tc>
        <w:tc>
          <w:tcPr>
            <w:tcW w:w="0" w:type="auto"/>
          </w:tcPr>
          <w:p w14:paraId="46D87121" w14:textId="77777777" w:rsidR="002F3927" w:rsidRDefault="00525CCF">
            <w:pPr>
              <w:pStyle w:val="Compact"/>
              <w:jc w:val="center"/>
            </w:pPr>
            <w:r>
              <w:t>-4.37</w:t>
            </w:r>
          </w:p>
        </w:tc>
        <w:tc>
          <w:tcPr>
            <w:tcW w:w="0" w:type="auto"/>
          </w:tcPr>
          <w:p w14:paraId="7878D620" w14:textId="77777777" w:rsidR="002F3927" w:rsidRDefault="00525CCF">
            <w:pPr>
              <w:pStyle w:val="Compact"/>
              <w:jc w:val="center"/>
            </w:pPr>
            <w:r>
              <w:t>1.34</w:t>
            </w:r>
          </w:p>
        </w:tc>
        <w:tc>
          <w:tcPr>
            <w:tcW w:w="0" w:type="auto"/>
          </w:tcPr>
          <w:p w14:paraId="4EBB9358" w14:textId="77777777" w:rsidR="002F3927" w:rsidRDefault="00525CCF">
            <w:pPr>
              <w:pStyle w:val="Compact"/>
              <w:jc w:val="center"/>
            </w:pPr>
            <w:r>
              <w:t>(-7.03, -1.72)</w:t>
            </w:r>
          </w:p>
        </w:tc>
        <w:tc>
          <w:tcPr>
            <w:tcW w:w="0" w:type="auto"/>
          </w:tcPr>
          <w:p w14:paraId="0D106B6B" w14:textId="77777777" w:rsidR="002F3927" w:rsidRDefault="00525CCF">
            <w:pPr>
              <w:pStyle w:val="Compact"/>
              <w:jc w:val="center"/>
            </w:pPr>
            <w:r>
              <w:t>-3.27</w:t>
            </w:r>
          </w:p>
        </w:tc>
        <w:tc>
          <w:tcPr>
            <w:tcW w:w="0" w:type="auto"/>
          </w:tcPr>
          <w:p w14:paraId="49F5902F" w14:textId="77777777" w:rsidR="002F3927" w:rsidRDefault="00525CCF">
            <w:pPr>
              <w:pStyle w:val="Compact"/>
              <w:jc w:val="center"/>
            </w:pPr>
            <w:r>
              <w:t>0.002</w:t>
            </w:r>
          </w:p>
        </w:tc>
      </w:tr>
      <w:tr w:rsidR="002F3927" w14:paraId="4E0C7000" w14:textId="77777777">
        <w:tc>
          <w:tcPr>
            <w:tcW w:w="0" w:type="auto"/>
          </w:tcPr>
          <w:p w14:paraId="30C7990C" w14:textId="77777777" w:rsidR="002F3927" w:rsidRDefault="00525CCF">
            <w:pPr>
              <w:pStyle w:val="Compact"/>
            </w:pPr>
            <w:r>
              <w:t>pos7</w:t>
            </w:r>
          </w:p>
        </w:tc>
        <w:tc>
          <w:tcPr>
            <w:tcW w:w="0" w:type="auto"/>
          </w:tcPr>
          <w:p w14:paraId="74471E20" w14:textId="77777777" w:rsidR="002F3927" w:rsidRDefault="00525CCF">
            <w:pPr>
              <w:pStyle w:val="Compact"/>
              <w:jc w:val="center"/>
            </w:pPr>
            <w:r>
              <w:t>4.73</w:t>
            </w:r>
          </w:p>
        </w:tc>
        <w:tc>
          <w:tcPr>
            <w:tcW w:w="0" w:type="auto"/>
          </w:tcPr>
          <w:p w14:paraId="675B9760" w14:textId="77777777" w:rsidR="002F3927" w:rsidRDefault="00525CCF">
            <w:pPr>
              <w:pStyle w:val="Compact"/>
              <w:jc w:val="center"/>
            </w:pPr>
            <w:r>
              <w:t>1.51</w:t>
            </w:r>
          </w:p>
        </w:tc>
        <w:tc>
          <w:tcPr>
            <w:tcW w:w="0" w:type="auto"/>
          </w:tcPr>
          <w:p w14:paraId="3FCB317D" w14:textId="77777777" w:rsidR="002F3927" w:rsidRDefault="00525CCF">
            <w:pPr>
              <w:pStyle w:val="Compact"/>
              <w:jc w:val="center"/>
            </w:pPr>
            <w:r>
              <w:t>(1.72, 7.74)</w:t>
            </w:r>
          </w:p>
        </w:tc>
        <w:tc>
          <w:tcPr>
            <w:tcW w:w="0" w:type="auto"/>
          </w:tcPr>
          <w:p w14:paraId="71366CA9" w14:textId="77777777" w:rsidR="002F3927" w:rsidRDefault="00525CCF">
            <w:pPr>
              <w:pStyle w:val="Compact"/>
              <w:jc w:val="center"/>
            </w:pPr>
            <w:r>
              <w:t>3.12</w:t>
            </w:r>
          </w:p>
        </w:tc>
        <w:tc>
          <w:tcPr>
            <w:tcW w:w="0" w:type="auto"/>
          </w:tcPr>
          <w:p w14:paraId="4FF390F2" w14:textId="77777777" w:rsidR="002F3927" w:rsidRDefault="00525CCF">
            <w:pPr>
              <w:pStyle w:val="Compact"/>
              <w:jc w:val="center"/>
            </w:pPr>
            <w:r>
              <w:t>0.002</w:t>
            </w:r>
          </w:p>
        </w:tc>
      </w:tr>
      <w:tr w:rsidR="002F3927" w14:paraId="1A706AD3" w14:textId="77777777">
        <w:tc>
          <w:tcPr>
            <w:tcW w:w="0" w:type="auto"/>
          </w:tcPr>
          <w:p w14:paraId="4E3192E8" w14:textId="77777777" w:rsidR="002F3927" w:rsidRDefault="00525CCF">
            <w:pPr>
              <w:pStyle w:val="Compact"/>
            </w:pPr>
            <w:r>
              <w:t>pos8</w:t>
            </w:r>
          </w:p>
        </w:tc>
        <w:tc>
          <w:tcPr>
            <w:tcW w:w="0" w:type="auto"/>
          </w:tcPr>
          <w:p w14:paraId="5EDD9F21" w14:textId="77777777" w:rsidR="002F3927" w:rsidRDefault="00525CCF">
            <w:pPr>
              <w:pStyle w:val="Compact"/>
              <w:jc w:val="center"/>
            </w:pPr>
            <w:r>
              <w:t>0.38</w:t>
            </w:r>
          </w:p>
        </w:tc>
        <w:tc>
          <w:tcPr>
            <w:tcW w:w="0" w:type="auto"/>
          </w:tcPr>
          <w:p w14:paraId="772E8E73" w14:textId="77777777" w:rsidR="002F3927" w:rsidRDefault="00525CCF">
            <w:pPr>
              <w:pStyle w:val="Compact"/>
              <w:jc w:val="center"/>
            </w:pPr>
            <w:r>
              <w:t>0.85</w:t>
            </w:r>
          </w:p>
        </w:tc>
        <w:tc>
          <w:tcPr>
            <w:tcW w:w="0" w:type="auto"/>
          </w:tcPr>
          <w:p w14:paraId="501BCD55" w14:textId="77777777" w:rsidR="002F3927" w:rsidRDefault="00525CCF">
            <w:pPr>
              <w:pStyle w:val="Compact"/>
              <w:jc w:val="center"/>
            </w:pPr>
            <w:r>
              <w:t>(-1.30, 2.06)</w:t>
            </w:r>
          </w:p>
        </w:tc>
        <w:tc>
          <w:tcPr>
            <w:tcW w:w="0" w:type="auto"/>
          </w:tcPr>
          <w:p w14:paraId="55A123F3" w14:textId="77777777" w:rsidR="002F3927" w:rsidRDefault="00525CCF">
            <w:pPr>
              <w:pStyle w:val="Compact"/>
              <w:jc w:val="center"/>
            </w:pPr>
            <w:r>
              <w:t>0.45</w:t>
            </w:r>
          </w:p>
        </w:tc>
        <w:tc>
          <w:tcPr>
            <w:tcW w:w="0" w:type="auto"/>
          </w:tcPr>
          <w:p w14:paraId="21ECF49A" w14:textId="77777777" w:rsidR="002F3927" w:rsidRDefault="00525CCF">
            <w:pPr>
              <w:pStyle w:val="Compact"/>
              <w:jc w:val="center"/>
            </w:pPr>
            <w:r>
              <w:t>0.655</w:t>
            </w:r>
          </w:p>
        </w:tc>
      </w:tr>
      <w:tr w:rsidR="002F3927" w14:paraId="5FD7A99F" w14:textId="77777777">
        <w:tc>
          <w:tcPr>
            <w:tcW w:w="0" w:type="auto"/>
          </w:tcPr>
          <w:p w14:paraId="65BEE0F0" w14:textId="77777777" w:rsidR="002F3927" w:rsidRDefault="00525CCF">
            <w:pPr>
              <w:pStyle w:val="Compact"/>
            </w:pPr>
            <w:r>
              <w:t>rel10</w:t>
            </w:r>
          </w:p>
        </w:tc>
        <w:tc>
          <w:tcPr>
            <w:tcW w:w="0" w:type="auto"/>
          </w:tcPr>
          <w:p w14:paraId="66C8518B" w14:textId="77777777" w:rsidR="002F3927" w:rsidRDefault="00525CCF">
            <w:pPr>
              <w:pStyle w:val="Compact"/>
              <w:jc w:val="center"/>
            </w:pPr>
            <w:r>
              <w:t>0.14</w:t>
            </w:r>
          </w:p>
        </w:tc>
        <w:tc>
          <w:tcPr>
            <w:tcW w:w="0" w:type="auto"/>
          </w:tcPr>
          <w:p w14:paraId="2DED3317" w14:textId="77777777" w:rsidR="002F3927" w:rsidRDefault="00525CCF">
            <w:pPr>
              <w:pStyle w:val="Compact"/>
              <w:jc w:val="center"/>
            </w:pPr>
            <w:r>
              <w:t>0.39</w:t>
            </w:r>
          </w:p>
        </w:tc>
        <w:tc>
          <w:tcPr>
            <w:tcW w:w="0" w:type="auto"/>
          </w:tcPr>
          <w:p w14:paraId="7FCDBAEA" w14:textId="77777777" w:rsidR="002F3927" w:rsidRDefault="00525CCF">
            <w:pPr>
              <w:pStyle w:val="Compact"/>
              <w:jc w:val="center"/>
            </w:pPr>
            <w:r>
              <w:t>(-0.63, 0.90)</w:t>
            </w:r>
          </w:p>
        </w:tc>
        <w:tc>
          <w:tcPr>
            <w:tcW w:w="0" w:type="auto"/>
          </w:tcPr>
          <w:p w14:paraId="1288A0BE" w14:textId="77777777" w:rsidR="002F3927" w:rsidRDefault="00525CCF">
            <w:pPr>
              <w:pStyle w:val="Compact"/>
              <w:jc w:val="center"/>
            </w:pPr>
            <w:r>
              <w:t>0.35</w:t>
            </w:r>
          </w:p>
        </w:tc>
        <w:tc>
          <w:tcPr>
            <w:tcW w:w="0" w:type="auto"/>
          </w:tcPr>
          <w:p w14:paraId="1E8B44B6" w14:textId="77777777" w:rsidR="002F3927" w:rsidRDefault="00525CCF">
            <w:pPr>
              <w:pStyle w:val="Compact"/>
              <w:jc w:val="center"/>
            </w:pPr>
            <w:r>
              <w:t>0.724</w:t>
            </w:r>
          </w:p>
        </w:tc>
      </w:tr>
      <w:tr w:rsidR="002F3927" w14:paraId="6240D627" w14:textId="77777777">
        <w:tc>
          <w:tcPr>
            <w:tcW w:w="0" w:type="auto"/>
          </w:tcPr>
          <w:p w14:paraId="6F9318BE" w14:textId="77777777" w:rsidR="002F3927" w:rsidRDefault="00525CCF">
            <w:pPr>
              <w:pStyle w:val="Compact"/>
            </w:pPr>
            <w:r>
              <w:t>rel11</w:t>
            </w:r>
          </w:p>
        </w:tc>
        <w:tc>
          <w:tcPr>
            <w:tcW w:w="0" w:type="auto"/>
          </w:tcPr>
          <w:p w14:paraId="79292502" w14:textId="77777777" w:rsidR="002F3927" w:rsidRDefault="00525CCF">
            <w:pPr>
              <w:pStyle w:val="Compact"/>
              <w:jc w:val="center"/>
            </w:pPr>
            <w:r>
              <w:t>-0.07</w:t>
            </w:r>
          </w:p>
        </w:tc>
        <w:tc>
          <w:tcPr>
            <w:tcW w:w="0" w:type="auto"/>
          </w:tcPr>
          <w:p w14:paraId="3A7DC4D3" w14:textId="77777777" w:rsidR="002F3927" w:rsidRDefault="00525CCF">
            <w:pPr>
              <w:pStyle w:val="Compact"/>
              <w:jc w:val="center"/>
            </w:pPr>
            <w:r>
              <w:t>0.81</w:t>
            </w:r>
          </w:p>
        </w:tc>
        <w:tc>
          <w:tcPr>
            <w:tcW w:w="0" w:type="auto"/>
          </w:tcPr>
          <w:p w14:paraId="05F49950" w14:textId="77777777" w:rsidR="002F3927" w:rsidRDefault="00525CCF">
            <w:pPr>
              <w:pStyle w:val="Compact"/>
              <w:jc w:val="center"/>
            </w:pPr>
            <w:r>
              <w:t>(-1.69, 1.54)</w:t>
            </w:r>
          </w:p>
        </w:tc>
        <w:tc>
          <w:tcPr>
            <w:tcW w:w="0" w:type="auto"/>
          </w:tcPr>
          <w:p w14:paraId="13AA508E" w14:textId="77777777" w:rsidR="002F3927" w:rsidRDefault="00525CCF">
            <w:pPr>
              <w:pStyle w:val="Compact"/>
              <w:jc w:val="center"/>
            </w:pPr>
            <w:r>
              <w:t>-0.09</w:t>
            </w:r>
          </w:p>
        </w:tc>
        <w:tc>
          <w:tcPr>
            <w:tcW w:w="0" w:type="auto"/>
          </w:tcPr>
          <w:p w14:paraId="07E11DCC" w14:textId="77777777" w:rsidR="002F3927" w:rsidRDefault="00525CCF">
            <w:pPr>
              <w:pStyle w:val="Compact"/>
              <w:jc w:val="center"/>
            </w:pPr>
            <w:r>
              <w:t>0.927</w:t>
            </w:r>
          </w:p>
        </w:tc>
      </w:tr>
      <w:tr w:rsidR="002F3927" w14:paraId="40FF2577" w14:textId="77777777">
        <w:tc>
          <w:tcPr>
            <w:tcW w:w="0" w:type="auto"/>
          </w:tcPr>
          <w:p w14:paraId="6C64751A" w14:textId="77777777" w:rsidR="002F3927" w:rsidRDefault="00525CCF">
            <w:pPr>
              <w:pStyle w:val="Compact"/>
            </w:pPr>
            <w:r>
              <w:t>rel14</w:t>
            </w:r>
          </w:p>
        </w:tc>
        <w:tc>
          <w:tcPr>
            <w:tcW w:w="0" w:type="auto"/>
          </w:tcPr>
          <w:p w14:paraId="64ED459A" w14:textId="77777777" w:rsidR="002F3927" w:rsidRDefault="00525CCF">
            <w:pPr>
              <w:pStyle w:val="Compact"/>
              <w:jc w:val="center"/>
            </w:pPr>
            <w:r>
              <w:t>-0.70</w:t>
            </w:r>
          </w:p>
        </w:tc>
        <w:tc>
          <w:tcPr>
            <w:tcW w:w="0" w:type="auto"/>
          </w:tcPr>
          <w:p w14:paraId="7D941928" w14:textId="77777777" w:rsidR="002F3927" w:rsidRDefault="00525CCF">
            <w:pPr>
              <w:pStyle w:val="Compact"/>
              <w:jc w:val="center"/>
            </w:pPr>
            <w:r>
              <w:t>2.95</w:t>
            </w:r>
          </w:p>
        </w:tc>
        <w:tc>
          <w:tcPr>
            <w:tcW w:w="0" w:type="auto"/>
          </w:tcPr>
          <w:p w14:paraId="3596092B" w14:textId="77777777" w:rsidR="002F3927" w:rsidRDefault="00525CCF">
            <w:pPr>
              <w:pStyle w:val="Compact"/>
              <w:jc w:val="center"/>
            </w:pPr>
            <w:r>
              <w:t>(-6.56, 5.17)</w:t>
            </w:r>
          </w:p>
        </w:tc>
        <w:tc>
          <w:tcPr>
            <w:tcW w:w="0" w:type="auto"/>
          </w:tcPr>
          <w:p w14:paraId="57EA975A" w14:textId="77777777" w:rsidR="002F3927" w:rsidRDefault="00525CCF">
            <w:pPr>
              <w:pStyle w:val="Compact"/>
              <w:jc w:val="center"/>
            </w:pPr>
            <w:r>
              <w:t>-0.24</w:t>
            </w:r>
          </w:p>
        </w:tc>
        <w:tc>
          <w:tcPr>
            <w:tcW w:w="0" w:type="auto"/>
          </w:tcPr>
          <w:p w14:paraId="5DBD44A4" w14:textId="77777777" w:rsidR="002F3927" w:rsidRDefault="00525CCF">
            <w:pPr>
              <w:pStyle w:val="Compact"/>
              <w:jc w:val="center"/>
            </w:pPr>
            <w:r>
              <w:t>0.813</w:t>
            </w:r>
          </w:p>
        </w:tc>
      </w:tr>
      <w:bookmarkEnd w:id="162"/>
    </w:tbl>
    <w:p w14:paraId="174D1090" w14:textId="77777777" w:rsidR="002F3927" w:rsidRDefault="00525CCF">
      <w:r>
        <w:br w:type="page"/>
      </w:r>
    </w:p>
    <w:p w14:paraId="02811EFC" w14:textId="77777777" w:rsidR="002F3927" w:rsidRDefault="00525CCF">
      <w:pPr>
        <w:pStyle w:val="FigureTitle"/>
      </w:pPr>
      <w:bookmarkStart w:id="163" w:name="fig-rrstudioquarto"/>
      <w:r>
        <w:lastRenderedPageBreak/>
        <w:t>Figure 1</w:t>
      </w:r>
    </w:p>
    <w:p w14:paraId="2E8E65A4" w14:textId="77777777" w:rsidR="002F3927" w:rsidRDefault="00525CCF">
      <w:pPr>
        <w:pStyle w:val="Caption"/>
      </w:pPr>
      <w:r>
        <w:t xml:space="preserve">How R, RStudio and </w:t>
      </w:r>
      <w:del w:id="164" w:author="Teresa Gibson" w:date="2025-01-30T15:23:00Z">
        <w:r w:rsidDel="00525CCF">
          <w:delText>quarto</w:delText>
        </w:r>
      </w:del>
      <w:ins w:id="165" w:author="Teresa Gibson" w:date="2025-01-30T15:23:00Z">
        <w:r>
          <w:t>Quarto</w:t>
        </w:r>
      </w:ins>
      <w:r>
        <w:t xml:space="preserve"> interact</w:t>
      </w:r>
    </w:p>
    <w:p w14:paraId="27DE11FC" w14:textId="77777777" w:rsidR="002F3927" w:rsidRDefault="00525CCF">
      <w:pPr>
        <w:pStyle w:val="FigureWithoutNote"/>
      </w:pPr>
      <w:r>
        <w:rPr>
          <w:noProof/>
        </w:rPr>
        <w:drawing>
          <wp:inline distT="0" distB="0" distL="0" distR="0" wp14:anchorId="7FD71F2C" wp14:editId="7AD3D08B">
            <wp:extent cx="4810539" cy="277378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images/r_rstudio_quarto_2025.png"/>
                    <pic:cNvPicPr>
                      <a:picLocks noChangeAspect="1" noChangeArrowheads="1"/>
                    </pic:cNvPicPr>
                  </pic:nvPicPr>
                  <pic:blipFill>
                    <a:blip r:embed="rId28"/>
                    <a:stretch>
                      <a:fillRect/>
                    </a:stretch>
                  </pic:blipFill>
                  <pic:spPr bwMode="auto">
                    <a:xfrm>
                      <a:off x="0" y="0"/>
                      <a:ext cx="4810539" cy="2773781"/>
                    </a:xfrm>
                    <a:prstGeom prst="rect">
                      <a:avLst/>
                    </a:prstGeom>
                    <a:noFill/>
                    <a:ln w="9525">
                      <a:noFill/>
                      <a:headEnd/>
                      <a:tailEnd/>
                    </a:ln>
                  </pic:spPr>
                </pic:pic>
              </a:graphicData>
            </a:graphic>
          </wp:inline>
        </w:drawing>
      </w:r>
    </w:p>
    <w:bookmarkEnd w:id="163"/>
    <w:p w14:paraId="0D64AD04" w14:textId="77777777" w:rsidR="002F3927" w:rsidRDefault="00525CCF">
      <w:r>
        <w:br w:type="page"/>
      </w:r>
    </w:p>
    <w:p w14:paraId="6A4E3C55" w14:textId="77777777" w:rsidR="002F3927" w:rsidRDefault="00525CCF">
      <w:pPr>
        <w:pStyle w:val="FigureTitle"/>
      </w:pPr>
      <w:bookmarkStart w:id="166" w:name="fig-codechunk"/>
      <w:r>
        <w:lastRenderedPageBreak/>
        <w:t>Figure 2</w:t>
      </w:r>
    </w:p>
    <w:p w14:paraId="566D6677" w14:textId="77777777" w:rsidR="002F3927" w:rsidRDefault="00525CCF">
      <w:pPr>
        <w:pStyle w:val="Caption"/>
      </w:pPr>
      <w:r>
        <w:t>Example of a code chunk</w:t>
      </w:r>
    </w:p>
    <w:p w14:paraId="3E00B80D" w14:textId="77777777" w:rsidR="002F3927" w:rsidRDefault="00525CCF">
      <w:pPr>
        <w:pStyle w:val="FigureWithoutNote"/>
      </w:pPr>
      <w:r>
        <w:rPr>
          <w:noProof/>
        </w:rPr>
        <w:drawing>
          <wp:inline distT="0" distB="0" distL="0" distR="0" wp14:anchorId="2AF4648D" wp14:editId="7CC23908">
            <wp:extent cx="5943600" cy="152523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images/code_chunk_annotated.png"/>
                    <pic:cNvPicPr>
                      <a:picLocks noChangeAspect="1" noChangeArrowheads="1"/>
                    </pic:cNvPicPr>
                  </pic:nvPicPr>
                  <pic:blipFill>
                    <a:blip r:embed="rId29"/>
                    <a:stretch>
                      <a:fillRect/>
                    </a:stretch>
                  </pic:blipFill>
                  <pic:spPr bwMode="auto">
                    <a:xfrm>
                      <a:off x="0" y="0"/>
                      <a:ext cx="5943600" cy="1525230"/>
                    </a:xfrm>
                    <a:prstGeom prst="rect">
                      <a:avLst/>
                    </a:prstGeom>
                    <a:noFill/>
                    <a:ln w="9525">
                      <a:noFill/>
                      <a:headEnd/>
                      <a:tailEnd/>
                    </a:ln>
                  </pic:spPr>
                </pic:pic>
              </a:graphicData>
            </a:graphic>
          </wp:inline>
        </w:drawing>
      </w:r>
    </w:p>
    <w:bookmarkEnd w:id="166"/>
    <w:p w14:paraId="3CA195E0" w14:textId="77777777" w:rsidR="002F3927" w:rsidRDefault="00525CCF">
      <w:r>
        <w:br w:type="page"/>
      </w:r>
    </w:p>
    <w:p w14:paraId="1DFF9356" w14:textId="77777777" w:rsidR="002F3927" w:rsidRDefault="00525CCF">
      <w:pPr>
        <w:pStyle w:val="FigureTitle"/>
      </w:pPr>
      <w:bookmarkStart w:id="167" w:name="fig-perchtolddf"/>
      <w:r>
        <w:lastRenderedPageBreak/>
        <w:t>Figure 3</w:t>
      </w:r>
    </w:p>
    <w:p w14:paraId="70C3FF5D" w14:textId="77777777" w:rsidR="002F3927" w:rsidRDefault="00525CCF">
      <w:pPr>
        <w:pStyle w:val="Caption"/>
      </w:pPr>
      <w:r>
        <w:t>Data from Perchtold et al. (2019)</w:t>
      </w:r>
    </w:p>
    <w:p w14:paraId="2A288AAC" w14:textId="77777777" w:rsidR="002F3927" w:rsidRDefault="00525CCF">
      <w:pPr>
        <w:pStyle w:val="FigureWithoutNote"/>
      </w:pPr>
      <w:r>
        <w:rPr>
          <w:noProof/>
        </w:rPr>
        <w:drawing>
          <wp:inline distT="0" distB="0" distL="0" distR="0" wp14:anchorId="4212D082" wp14:editId="66D5D494">
            <wp:extent cx="5943600" cy="2683152"/>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images/perchtold_df.png"/>
                    <pic:cNvPicPr>
                      <a:picLocks noChangeAspect="1" noChangeArrowheads="1"/>
                    </pic:cNvPicPr>
                  </pic:nvPicPr>
                  <pic:blipFill>
                    <a:blip r:embed="rId30"/>
                    <a:stretch>
                      <a:fillRect/>
                    </a:stretch>
                  </pic:blipFill>
                  <pic:spPr bwMode="auto">
                    <a:xfrm>
                      <a:off x="0" y="0"/>
                      <a:ext cx="5943600" cy="2683152"/>
                    </a:xfrm>
                    <a:prstGeom prst="rect">
                      <a:avLst/>
                    </a:prstGeom>
                    <a:noFill/>
                    <a:ln w="9525">
                      <a:noFill/>
                      <a:headEnd/>
                      <a:tailEnd/>
                    </a:ln>
                  </pic:spPr>
                </pic:pic>
              </a:graphicData>
            </a:graphic>
          </wp:inline>
        </w:drawing>
      </w:r>
    </w:p>
    <w:bookmarkEnd w:id="167"/>
    <w:p w14:paraId="705CB3EF" w14:textId="77777777" w:rsidR="002F3927" w:rsidRDefault="00525CCF">
      <w:r>
        <w:br w:type="page"/>
      </w:r>
    </w:p>
    <w:p w14:paraId="2F6FD4A8" w14:textId="77777777" w:rsidR="002F3927" w:rsidRDefault="00525CCF">
      <w:pPr>
        <w:pStyle w:val="Bibliography"/>
      </w:pPr>
      <w:bookmarkStart w:id="168" w:name="ref-quarto"/>
      <w:bookmarkStart w:id="169" w:name="refs"/>
      <w:r>
        <w:lastRenderedPageBreak/>
        <w:t xml:space="preserve">Allaire, J., &amp; Dervieux, C. (2024). </w:t>
      </w:r>
      <w:del w:id="170" w:author="Teresa Gibson" w:date="2025-01-30T15:23:00Z">
        <w:r w:rsidDel="00525CCF">
          <w:rPr>
            <w:i/>
            <w:iCs/>
          </w:rPr>
          <w:delText>quarto</w:delText>
        </w:r>
      </w:del>
      <w:ins w:id="171" w:author="Teresa Gibson" w:date="2025-01-30T15:23:00Z">
        <w:r>
          <w:rPr>
            <w:i/>
            <w:iCs/>
          </w:rPr>
          <w:t>Quarto</w:t>
        </w:r>
      </w:ins>
      <w:r>
        <w:rPr>
          <w:i/>
          <w:iCs/>
        </w:rPr>
        <w:t>: R Interface to “</w:t>
      </w:r>
      <w:del w:id="172" w:author="Teresa Gibson" w:date="2025-01-30T15:23:00Z">
        <w:r w:rsidDel="00525CCF">
          <w:rPr>
            <w:i/>
            <w:iCs/>
          </w:rPr>
          <w:delText>Quarto</w:delText>
        </w:r>
      </w:del>
      <w:ins w:id="173" w:author="Teresa Gibson" w:date="2025-01-30T15:23:00Z">
        <w:r>
          <w:rPr>
            <w:i/>
            <w:iCs/>
          </w:rPr>
          <w:t>Quarto</w:t>
        </w:r>
      </w:ins>
      <w:r>
        <w:rPr>
          <w:i/>
          <w:iCs/>
        </w:rPr>
        <w:t>” Markdown Publishing System</w:t>
      </w:r>
      <w:r>
        <w:t xml:space="preserve">. </w:t>
      </w:r>
      <w:r>
        <w:fldChar w:fldCharType="begin"/>
      </w:r>
      <w:r>
        <w:instrText xml:space="preserve"> HYPERLINK "https://CRAN.R-project.org/package=quarto" \h </w:instrText>
      </w:r>
      <w:r>
        <w:fldChar w:fldCharType="separate"/>
      </w:r>
      <w:r>
        <w:rPr>
          <w:rStyle w:val="Hyperlink"/>
        </w:rPr>
        <w:t>https://CRAN.R-project.org/package=</w:t>
      </w:r>
      <w:del w:id="174" w:author="Teresa Gibson" w:date="2025-01-30T15:23:00Z">
        <w:r w:rsidDel="00525CCF">
          <w:rPr>
            <w:rStyle w:val="Hyperlink"/>
          </w:rPr>
          <w:delText>quarto</w:delText>
        </w:r>
      </w:del>
      <w:ins w:id="175" w:author="Teresa Gibson" w:date="2025-01-30T15:23:00Z">
        <w:r>
          <w:rPr>
            <w:rStyle w:val="Hyperlink"/>
          </w:rPr>
          <w:t>Quarto</w:t>
        </w:r>
      </w:ins>
      <w:r>
        <w:rPr>
          <w:rStyle w:val="Hyperlink"/>
        </w:rPr>
        <w:fldChar w:fldCharType="end"/>
      </w:r>
    </w:p>
    <w:p w14:paraId="703DFC2F" w14:textId="77777777" w:rsidR="002F3927" w:rsidRDefault="00525CCF">
      <w:pPr>
        <w:pStyle w:val="Bibliography"/>
      </w:pPr>
      <w:bookmarkStart w:id="176" w:name="ref-googlesheets4"/>
      <w:bookmarkEnd w:id="168"/>
      <w:r>
        <w:t xml:space="preserve">Bryan, J. (2023). </w:t>
      </w:r>
      <w:r>
        <w:rPr>
          <w:i/>
          <w:iCs/>
        </w:rPr>
        <w:t>googlesheets4: Access Google Sheets using the Sheets API V4</w:t>
      </w:r>
      <w:r>
        <w:t xml:space="preserve">. </w:t>
      </w:r>
      <w:hyperlink r:id="rId31">
        <w:r>
          <w:rPr>
            <w:rStyle w:val="Hyperlink"/>
          </w:rPr>
          <w:t>https://CRAN.R-project.org/package=googlesheets4</w:t>
        </w:r>
      </w:hyperlink>
    </w:p>
    <w:p w14:paraId="15007809" w14:textId="77777777" w:rsidR="002F3927" w:rsidRDefault="00525CCF">
      <w:pPr>
        <w:pStyle w:val="Bibliography"/>
      </w:pPr>
      <w:bookmarkStart w:id="177" w:name="ref-googledrive"/>
      <w:bookmarkEnd w:id="176"/>
      <w:r>
        <w:t xml:space="preserve">D’Agostino McGowan, L., &amp; Bryan, J. (2023). </w:t>
      </w:r>
      <w:r>
        <w:rPr>
          <w:i/>
          <w:iCs/>
        </w:rPr>
        <w:t>googledrive: An Interface to Google Drive</w:t>
      </w:r>
      <w:r>
        <w:t xml:space="preserve">. </w:t>
      </w:r>
      <w:hyperlink r:id="rId32">
        <w:r>
          <w:rPr>
            <w:rStyle w:val="Hyperlink"/>
          </w:rPr>
          <w:t>https://CRAN.R-project.org/package=googledrive</w:t>
        </w:r>
      </w:hyperlink>
    </w:p>
    <w:p w14:paraId="4E09A68B" w14:textId="77777777" w:rsidR="002F3927" w:rsidRDefault="00525CCF">
      <w:pPr>
        <w:pStyle w:val="Bibliography"/>
      </w:pPr>
      <w:bookmarkStart w:id="178" w:name="ref-fielddsr22026"/>
      <w:bookmarkEnd w:id="177"/>
      <w:r>
        <w:t xml:space="preserve">Field, A. P. (2026). </w:t>
      </w:r>
      <w:r>
        <w:rPr>
          <w:i/>
          <w:iCs/>
        </w:rPr>
        <w:t>Discovering statistics using R and RStudio</w:t>
      </w:r>
      <w:r>
        <w:t xml:space="preserve"> (2nd ed.). Sage.</w:t>
      </w:r>
    </w:p>
    <w:p w14:paraId="634701F4" w14:textId="77777777" w:rsidR="002F3927" w:rsidRDefault="00525CCF">
      <w:pPr>
        <w:pStyle w:val="Bibliography"/>
      </w:pPr>
      <w:bookmarkStart w:id="179" w:name="ref-lubridate"/>
      <w:bookmarkEnd w:id="178"/>
      <w:r>
        <w:t xml:space="preserve">Grolemund, G., &amp; Wickham, H. (2011). </w:t>
      </w:r>
      <w:r>
        <w:rPr>
          <w:i/>
          <w:iCs/>
        </w:rPr>
        <w:t>Dates and Times Made Easy with {lubridate}</w:t>
      </w:r>
      <w:r>
        <w:t xml:space="preserve"> (Vol. 40, pp. 1--25). </w:t>
      </w:r>
      <w:hyperlink r:id="rId33">
        <w:r>
          <w:rPr>
            <w:rStyle w:val="Hyperlink"/>
          </w:rPr>
          <w:t>https://www.jstatsoft.org/v40/i03/</w:t>
        </w:r>
      </w:hyperlink>
    </w:p>
    <w:p w14:paraId="3622D737" w14:textId="77777777" w:rsidR="002F3927" w:rsidRDefault="00525CCF">
      <w:pPr>
        <w:pStyle w:val="Bibliography"/>
      </w:pPr>
      <w:bookmarkStart w:id="180" w:name="ref-parameters"/>
      <w:bookmarkEnd w:id="179"/>
      <w:r>
        <w:t xml:space="preserve">Lüdecke, D., Ben-Shachar, M. S., Patil, I., &amp; Makowski, D. (2020). </w:t>
      </w:r>
      <w:r>
        <w:rPr>
          <w:i/>
          <w:iCs/>
        </w:rPr>
        <w:t>Extracting, Computing and Exploring the Parameters of Statistical Models using {R}.</w:t>
      </w:r>
      <w:r>
        <w:t xml:space="preserve"> (Vol. 5, p. 2445). </w:t>
      </w:r>
      <w:hyperlink r:id="rId34">
        <w:r>
          <w:rPr>
            <w:rStyle w:val="Hyperlink"/>
          </w:rPr>
          <w:t>https://doi.org/10.21105/joss.02445</w:t>
        </w:r>
      </w:hyperlink>
    </w:p>
    <w:p w14:paraId="71A73032" w14:textId="77777777" w:rsidR="002F3927" w:rsidRDefault="00525CCF">
      <w:pPr>
        <w:pStyle w:val="Bibliography"/>
      </w:pPr>
      <w:bookmarkStart w:id="181" w:name="ref-performance"/>
      <w:bookmarkEnd w:id="180"/>
      <w:r>
        <w:t xml:space="preserve">Lüdecke, D., Ben-Shachar, M. S., Patil, I., Waggoner, P., &amp; Makowski, D. (2021). </w:t>
      </w:r>
      <w:r>
        <w:rPr>
          <w:i/>
          <w:iCs/>
        </w:rPr>
        <w:t>{performance}: An {R} Package for Assessment, Comparison and Testing of Statistical Models</w:t>
      </w:r>
      <w:r>
        <w:t xml:space="preserve"> (Vol. 6, p. 3139). </w:t>
      </w:r>
      <w:hyperlink r:id="rId35">
        <w:r>
          <w:rPr>
            <w:rStyle w:val="Hyperlink"/>
          </w:rPr>
          <w:t>https://doi.org/10.21105/joss.03139</w:t>
        </w:r>
      </w:hyperlink>
    </w:p>
    <w:p w14:paraId="35F0D87D" w14:textId="77777777" w:rsidR="002F3927" w:rsidRDefault="00525CCF">
      <w:pPr>
        <w:pStyle w:val="Bibliography"/>
      </w:pPr>
      <w:bookmarkStart w:id="182" w:name="ref-correlation"/>
      <w:bookmarkEnd w:id="181"/>
      <w:r>
        <w:t xml:space="preserve">Makowski, D., Wiernik, B. M., Patil, I., Lüdecke, D., &amp; Ben-Shachar, M. S. (2022). </w:t>
      </w:r>
      <w:r>
        <w:rPr>
          <w:i/>
          <w:iCs/>
        </w:rPr>
        <w:t>{{correlation}}: Methods for Correlation Analysis</w:t>
      </w:r>
      <w:r>
        <w:t xml:space="preserve">. </w:t>
      </w:r>
      <w:hyperlink r:id="rId36">
        <w:r>
          <w:rPr>
            <w:rStyle w:val="Hyperlink"/>
          </w:rPr>
          <w:t>https://CRAN.R-project.org/package=correlation</w:t>
        </w:r>
      </w:hyperlink>
    </w:p>
    <w:p w14:paraId="73AE03A8" w14:textId="77777777" w:rsidR="002F3927" w:rsidRDefault="00525CCF">
      <w:pPr>
        <w:pStyle w:val="Bibliography"/>
      </w:pPr>
      <w:bookmarkStart w:id="183" w:name="ref-here"/>
      <w:bookmarkEnd w:id="182"/>
      <w:r>
        <w:t xml:space="preserve">Müller, K. (2020). </w:t>
      </w:r>
      <w:r>
        <w:rPr>
          <w:i/>
          <w:iCs/>
        </w:rPr>
        <w:t>here: A Simpler Way to Find Your Files</w:t>
      </w:r>
      <w:r>
        <w:t xml:space="preserve">. </w:t>
      </w:r>
      <w:hyperlink r:id="rId37">
        <w:r>
          <w:rPr>
            <w:rStyle w:val="Hyperlink"/>
          </w:rPr>
          <w:t>https://CRAN.R-project.org/package=here</w:t>
        </w:r>
      </w:hyperlink>
    </w:p>
    <w:p w14:paraId="75CF3279" w14:textId="77777777" w:rsidR="002F3927" w:rsidRDefault="00525CCF">
      <w:pPr>
        <w:pStyle w:val="Bibliography"/>
      </w:pPr>
      <w:bookmarkStart w:id="184" w:name="ref-tibble"/>
      <w:bookmarkEnd w:id="183"/>
      <w:r>
        <w:t xml:space="preserve">Müller, K., &amp; Wickham, H. (2023). </w:t>
      </w:r>
      <w:r>
        <w:rPr>
          <w:i/>
          <w:iCs/>
        </w:rPr>
        <w:t>tibble: Simple Data Frames</w:t>
      </w:r>
      <w:r>
        <w:t xml:space="preserve">. </w:t>
      </w:r>
      <w:hyperlink r:id="rId38">
        <w:r>
          <w:rPr>
            <w:rStyle w:val="Hyperlink"/>
          </w:rPr>
          <w:t>https://CRAN.R-project.org/package=tibble</w:t>
        </w:r>
      </w:hyperlink>
    </w:p>
    <w:p w14:paraId="28D04245" w14:textId="77777777" w:rsidR="002F3927" w:rsidRDefault="00525CCF">
      <w:pPr>
        <w:pStyle w:val="Bibliography"/>
      </w:pPr>
      <w:bookmarkStart w:id="185" w:name="ref-munafò2017"/>
      <w:bookmarkEnd w:id="184"/>
      <w:r>
        <w:lastRenderedPageBreak/>
        <w:t xml:space="preserve">Munafò, M. R., Nosek, B. A., Bishop, D. V. M., Button, K. S., Chambers, C. D., Percie Du Sert, N., Simonsohn, U., Wagenmakers, E.-J., Ware, J. J., &amp; Ioannidis, J. P. A. (2017). A manifesto for reproducible science. </w:t>
      </w:r>
      <w:r>
        <w:rPr>
          <w:i/>
          <w:iCs/>
        </w:rPr>
        <w:t>Nature Human Behaviour</w:t>
      </w:r>
      <w:r>
        <w:t xml:space="preserve">, </w:t>
      </w:r>
      <w:r>
        <w:rPr>
          <w:i/>
          <w:iCs/>
        </w:rPr>
        <w:t>1</w:t>
      </w:r>
      <w:r>
        <w:t xml:space="preserve">(1), 21. </w:t>
      </w:r>
      <w:hyperlink r:id="rId39">
        <w:r>
          <w:rPr>
            <w:rStyle w:val="Hyperlink"/>
          </w:rPr>
          <w:t>https://doi.org/10.1038/s41562-016-0021</w:t>
        </w:r>
      </w:hyperlink>
    </w:p>
    <w:p w14:paraId="588B23B6" w14:textId="77777777" w:rsidR="002F3927" w:rsidRDefault="00525CCF">
      <w:pPr>
        <w:pStyle w:val="Bibliography"/>
      </w:pPr>
      <w:bookmarkStart w:id="186" w:name="ref-perchtold2019"/>
      <w:bookmarkEnd w:id="185"/>
      <w:r>
        <w:t xml:space="preserve">Perchtold, C. M., Weiss, E. M., Rominger, C., Feyaerts, K., Ruch, W., Fink, A., &amp; Papousek, I. (2019). Humorous cognitive reappraisal: More benign humour and less “dark” humour is affiliated with more adaptive cognitive reappraisal strategies. </w:t>
      </w:r>
      <w:r>
        <w:rPr>
          <w:i/>
          <w:iCs/>
        </w:rPr>
        <w:t>PLOS ONE</w:t>
      </w:r>
      <w:r>
        <w:t xml:space="preserve">, </w:t>
      </w:r>
      <w:r>
        <w:rPr>
          <w:i/>
          <w:iCs/>
        </w:rPr>
        <w:t>14</w:t>
      </w:r>
      <w:r>
        <w:t xml:space="preserve">(1), e0211618. </w:t>
      </w:r>
      <w:hyperlink r:id="rId40">
        <w:r>
          <w:rPr>
            <w:rStyle w:val="Hyperlink"/>
          </w:rPr>
          <w:t>https://doi.org/10.1371/journal.pone.0211618</w:t>
        </w:r>
      </w:hyperlink>
    </w:p>
    <w:p w14:paraId="6CE5E45E" w14:textId="77777777" w:rsidR="002F3927" w:rsidRDefault="00525CCF">
      <w:pPr>
        <w:pStyle w:val="Bibliography"/>
      </w:pPr>
      <w:bookmarkStart w:id="187" w:name="ref-rcoreteam2024"/>
      <w:bookmarkEnd w:id="186"/>
      <w:r>
        <w:t xml:space="preserve">R Core Team. (2024). </w:t>
      </w:r>
      <w:r>
        <w:rPr>
          <w:i/>
          <w:iCs/>
        </w:rPr>
        <w:t>R: A language and environment for statistical computing</w:t>
      </w:r>
      <w:r>
        <w:t>. R Foundation for Statistical Computing.</w:t>
      </w:r>
    </w:p>
    <w:p w14:paraId="4A76CF87" w14:textId="77777777" w:rsidR="002F3927" w:rsidRDefault="00525CCF">
      <w:pPr>
        <w:pStyle w:val="Bibliography"/>
      </w:pPr>
      <w:bookmarkStart w:id="188" w:name="ref-rexeranalytics2020"/>
      <w:bookmarkEnd w:id="187"/>
      <w:r>
        <w:t xml:space="preserve">Rexer Analytics. (2020). </w:t>
      </w:r>
      <w:r>
        <w:rPr>
          <w:i/>
          <w:iCs/>
        </w:rPr>
        <w:t>2020 data science survey highlight</w:t>
      </w:r>
      <w:r>
        <w:t xml:space="preserve">. </w:t>
      </w:r>
      <w:hyperlink r:id="rId41">
        <w:r>
          <w:rPr>
            <w:rStyle w:val="Hyperlink"/>
          </w:rPr>
          <w:t>https://www.rexeranalytics.com/data-science-survey</w:t>
        </w:r>
      </w:hyperlink>
    </w:p>
    <w:p w14:paraId="4B043EBE" w14:textId="77777777" w:rsidR="002F3927" w:rsidRDefault="00525CCF">
      <w:pPr>
        <w:pStyle w:val="Bibliography"/>
      </w:pPr>
      <w:bookmarkStart w:id="189" w:name="ref-lavaan"/>
      <w:bookmarkEnd w:id="188"/>
      <w:r>
        <w:t xml:space="preserve">Rosseel, Y. (2012). </w:t>
      </w:r>
      <w:r>
        <w:rPr>
          <w:i/>
          <w:iCs/>
        </w:rPr>
        <w:t>{lavaan}: An {R} Package for Structural Equation Modeling</w:t>
      </w:r>
      <w:r>
        <w:t xml:space="preserve"> (Vol. 48, pp. 1--36). </w:t>
      </w:r>
      <w:hyperlink r:id="rId42">
        <w:r>
          <w:rPr>
            <w:rStyle w:val="Hyperlink"/>
          </w:rPr>
          <w:t>https://doi.org/10.18637/jss.v048.i02</w:t>
        </w:r>
      </w:hyperlink>
    </w:p>
    <w:p w14:paraId="7CE7CA8C" w14:textId="77777777" w:rsidR="002F3927" w:rsidRDefault="00525CCF">
      <w:pPr>
        <w:pStyle w:val="Bibliography"/>
      </w:pPr>
      <w:bookmarkStart w:id="190" w:name="ref-rstudioteam2016"/>
      <w:bookmarkEnd w:id="189"/>
      <w:r>
        <w:t xml:space="preserve">RStudio Team. (2016). </w:t>
      </w:r>
      <w:r>
        <w:rPr>
          <w:i/>
          <w:iCs/>
        </w:rPr>
        <w:t>RStudio: Integrated Development for R</w:t>
      </w:r>
      <w:r>
        <w:t xml:space="preserve">. RStudio, Inc. </w:t>
      </w:r>
      <w:hyperlink r:id="rId43">
        <w:r>
          <w:rPr>
            <w:rStyle w:val="Hyperlink"/>
          </w:rPr>
          <w:t>http://www.rstudio.com/.</w:t>
        </w:r>
      </w:hyperlink>
    </w:p>
    <w:p w14:paraId="635260A8" w14:textId="77777777" w:rsidR="002F3927" w:rsidRDefault="00525CCF">
      <w:pPr>
        <w:pStyle w:val="Bibliography"/>
      </w:pPr>
      <w:bookmarkStart w:id="191" w:name="ref-simons2019"/>
      <w:bookmarkEnd w:id="190"/>
      <w:r>
        <w:t xml:space="preserve">Simons, J. E., &amp; Holmes, D. T. (2019). Reproducible research and reports with R. </w:t>
      </w:r>
      <w:r>
        <w:rPr>
          <w:i/>
          <w:iCs/>
        </w:rPr>
        <w:t>The Journal of Applied Laboratory Medicine</w:t>
      </w:r>
      <w:r>
        <w:t xml:space="preserve">, </w:t>
      </w:r>
      <w:r>
        <w:rPr>
          <w:i/>
          <w:iCs/>
        </w:rPr>
        <w:t>4</w:t>
      </w:r>
      <w:r>
        <w:t xml:space="preserve">(3), 471–473. </w:t>
      </w:r>
      <w:hyperlink r:id="rId44">
        <w:r>
          <w:rPr>
            <w:rStyle w:val="Hyperlink"/>
          </w:rPr>
          <w:t>https://doi.org/10.1373/jalm.2018.028373</w:t>
        </w:r>
      </w:hyperlink>
    </w:p>
    <w:p w14:paraId="6A52FA59" w14:textId="77777777" w:rsidR="002F3927" w:rsidRDefault="00525CCF">
      <w:pPr>
        <w:pStyle w:val="Bibliography"/>
      </w:pPr>
      <w:bookmarkStart w:id="192" w:name="ref-staples2023"/>
      <w:bookmarkEnd w:id="191"/>
      <w:r>
        <w:t xml:space="preserve">Staples, T. L. (2023). Expansion and evolution of the R programming language. </w:t>
      </w:r>
      <w:r>
        <w:rPr>
          <w:i/>
          <w:iCs/>
        </w:rPr>
        <w:t>Royal Society Open Science</w:t>
      </w:r>
      <w:r>
        <w:t xml:space="preserve">, </w:t>
      </w:r>
      <w:r>
        <w:rPr>
          <w:i/>
          <w:iCs/>
        </w:rPr>
        <w:t>10</w:t>
      </w:r>
      <w:r>
        <w:t xml:space="preserve">(4), 221550. </w:t>
      </w:r>
      <w:hyperlink r:id="rId45">
        <w:r>
          <w:rPr>
            <w:rStyle w:val="Hyperlink"/>
          </w:rPr>
          <w:t>https://doi.org/10.1098/rsos.221550</w:t>
        </w:r>
      </w:hyperlink>
    </w:p>
    <w:p w14:paraId="0C5B2910" w14:textId="77777777" w:rsidR="002F3927" w:rsidRDefault="00525CCF">
      <w:pPr>
        <w:pStyle w:val="Bibliography"/>
      </w:pPr>
      <w:bookmarkStart w:id="193" w:name="ref-stein2014"/>
      <w:bookmarkEnd w:id="192"/>
      <w:r>
        <w:t xml:space="preserve">Stein, J., Luppa, M., Mahnke, J., Weyerer, S., Schomerus, G., &amp; Riedel-Heller, S. (2014). Depressionsscreening am telefon mittels der allgemeinen depressionsskala (ADS): ergebnisse einer bevölkerungsrepräsentativen erhebung. [screening for depression by </w:t>
      </w:r>
      <w:r>
        <w:lastRenderedPageBreak/>
        <w:t xml:space="preserve">telephone using the German version of the center for epidemiological studies depression scale (CES-D): results from a representative survey]. </w:t>
      </w:r>
      <w:r>
        <w:rPr>
          <w:i/>
          <w:iCs/>
        </w:rPr>
        <w:t>Psychiatrische Praxis</w:t>
      </w:r>
      <w:r>
        <w:t xml:space="preserve">, </w:t>
      </w:r>
      <w:r>
        <w:rPr>
          <w:i/>
          <w:iCs/>
        </w:rPr>
        <w:t>41</w:t>
      </w:r>
      <w:r>
        <w:t xml:space="preserve">(3), 135–141. </w:t>
      </w:r>
      <w:hyperlink r:id="rId46">
        <w:r>
          <w:rPr>
            <w:rStyle w:val="Hyperlink"/>
          </w:rPr>
          <w:t>https://doi.org/10.1055/s-0033-1343176</w:t>
        </w:r>
      </w:hyperlink>
    </w:p>
    <w:p w14:paraId="2043008A" w14:textId="77777777" w:rsidR="002F3927" w:rsidRDefault="00525CCF">
      <w:pPr>
        <w:pStyle w:val="Bibliography"/>
      </w:pPr>
      <w:bookmarkStart w:id="194" w:name="ref-ggplot2"/>
      <w:bookmarkEnd w:id="193"/>
      <w:r>
        <w:t xml:space="preserve">Wickham, H. (2016). </w:t>
      </w:r>
      <w:r>
        <w:rPr>
          <w:i/>
          <w:iCs/>
        </w:rPr>
        <w:t>ggplot2: Elegant Graphics for Data Analysis</w:t>
      </w:r>
      <w:r>
        <w:t xml:space="preserve">. Springer-Verlag New York. </w:t>
      </w:r>
      <w:hyperlink r:id="rId47">
        <w:r>
          <w:rPr>
            <w:rStyle w:val="Hyperlink"/>
          </w:rPr>
          <w:t>https://ggplot2.tidyverse.org</w:t>
        </w:r>
      </w:hyperlink>
    </w:p>
    <w:p w14:paraId="45786AAD" w14:textId="77777777" w:rsidR="002F3927" w:rsidRDefault="00525CCF">
      <w:pPr>
        <w:pStyle w:val="Bibliography"/>
      </w:pPr>
      <w:bookmarkStart w:id="195" w:name="ref-forcats"/>
      <w:bookmarkEnd w:id="194"/>
      <w:r>
        <w:t xml:space="preserve">Wickham, H. (2023a). </w:t>
      </w:r>
      <w:r>
        <w:rPr>
          <w:i/>
          <w:iCs/>
        </w:rPr>
        <w:t>forcats: Tools for Working with Categorical Variables (Factors)</w:t>
      </w:r>
      <w:r>
        <w:t xml:space="preserve">. </w:t>
      </w:r>
      <w:hyperlink r:id="rId48">
        <w:r>
          <w:rPr>
            <w:rStyle w:val="Hyperlink"/>
          </w:rPr>
          <w:t>https://CRAN.R-project.org/package=forcats</w:t>
        </w:r>
      </w:hyperlink>
    </w:p>
    <w:p w14:paraId="37A13FB2" w14:textId="77777777" w:rsidR="002F3927" w:rsidRDefault="00525CCF">
      <w:pPr>
        <w:pStyle w:val="Bibliography"/>
      </w:pPr>
      <w:bookmarkStart w:id="196" w:name="ref-stringr"/>
      <w:bookmarkEnd w:id="195"/>
      <w:r>
        <w:t xml:space="preserve">Wickham, H. (2023b). </w:t>
      </w:r>
      <w:r>
        <w:rPr>
          <w:i/>
          <w:iCs/>
        </w:rPr>
        <w:t>stringr: Simple, Consistent Wrappers for Common String Operations</w:t>
      </w:r>
      <w:r>
        <w:t xml:space="preserve">. </w:t>
      </w:r>
      <w:hyperlink r:id="rId49">
        <w:r>
          <w:rPr>
            <w:rStyle w:val="Hyperlink"/>
          </w:rPr>
          <w:t>https://CRAN.R-project.org/package=stringr</w:t>
        </w:r>
      </w:hyperlink>
    </w:p>
    <w:p w14:paraId="40156921" w14:textId="77777777" w:rsidR="002F3927" w:rsidRDefault="00525CCF">
      <w:pPr>
        <w:pStyle w:val="Bibliography"/>
      </w:pPr>
      <w:bookmarkStart w:id="197" w:name="ref-tidyverse"/>
      <w:bookmarkEnd w:id="196"/>
      <w:r>
        <w:t xml:space="preserve">Wickham, H., Averick, M., Bryan, J., Chang, W., McGowan, L. D., François, R., Grolemund, G., Hayes, A., Henry, L., Hester, J., Kuhn, M., Pedersen, T. L., Miller, E., Bache, S. M., Müller, K., Ooms, J., Robinson, D., Seidel, D. P., Spinu, V., … Yutani, H. (2019). </w:t>
      </w:r>
      <w:r>
        <w:rPr>
          <w:i/>
          <w:iCs/>
        </w:rPr>
        <w:t>Welcome to the {tidyverse}</w:t>
      </w:r>
      <w:r>
        <w:t xml:space="preserve"> (Vol. 4, p. 1686). </w:t>
      </w:r>
      <w:hyperlink r:id="rId50">
        <w:r>
          <w:rPr>
            <w:rStyle w:val="Hyperlink"/>
          </w:rPr>
          <w:t>https://doi.org/10.21105/joss.01686</w:t>
        </w:r>
      </w:hyperlink>
    </w:p>
    <w:p w14:paraId="106EEC2F" w14:textId="77777777" w:rsidR="002F3927" w:rsidRDefault="00525CCF">
      <w:pPr>
        <w:pStyle w:val="Bibliography"/>
      </w:pPr>
      <w:bookmarkStart w:id="198" w:name="ref-readxl"/>
      <w:bookmarkEnd w:id="197"/>
      <w:r>
        <w:t xml:space="preserve">Wickham, H., &amp; Bryan, J. (2023). </w:t>
      </w:r>
      <w:r>
        <w:rPr>
          <w:i/>
          <w:iCs/>
        </w:rPr>
        <w:t>readxl: Read Excel Files</w:t>
      </w:r>
      <w:r>
        <w:t xml:space="preserve">. </w:t>
      </w:r>
      <w:hyperlink r:id="rId51">
        <w:r>
          <w:rPr>
            <w:rStyle w:val="Hyperlink"/>
          </w:rPr>
          <w:t>https://CRAN.R-project.org/package=readxl</w:t>
        </w:r>
      </w:hyperlink>
    </w:p>
    <w:p w14:paraId="0A678EB6" w14:textId="77777777" w:rsidR="002F3927" w:rsidRDefault="00525CCF">
      <w:pPr>
        <w:pStyle w:val="Bibliography"/>
      </w:pPr>
      <w:bookmarkStart w:id="199" w:name="ref-dplyr"/>
      <w:bookmarkEnd w:id="198"/>
      <w:r>
        <w:t xml:space="preserve">Wickham, H., François, R., Henry, L., Müller, K., &amp; Vaughan, D. (2023). </w:t>
      </w:r>
      <w:r>
        <w:rPr>
          <w:i/>
          <w:iCs/>
        </w:rPr>
        <w:t>dplyr: A Grammar of Data Manipulation</w:t>
      </w:r>
      <w:r>
        <w:t xml:space="preserve">. </w:t>
      </w:r>
      <w:hyperlink r:id="rId52">
        <w:r>
          <w:rPr>
            <w:rStyle w:val="Hyperlink"/>
          </w:rPr>
          <w:t>https://CRAN.R-project.org/package=dplyr</w:t>
        </w:r>
      </w:hyperlink>
    </w:p>
    <w:p w14:paraId="41DA821B" w14:textId="77777777" w:rsidR="002F3927" w:rsidRDefault="00525CCF">
      <w:pPr>
        <w:pStyle w:val="Bibliography"/>
      </w:pPr>
      <w:bookmarkStart w:id="200" w:name="ref-purrr"/>
      <w:bookmarkEnd w:id="199"/>
      <w:r>
        <w:t xml:space="preserve">Wickham, H., &amp; Henry, L. (2023). </w:t>
      </w:r>
      <w:r>
        <w:rPr>
          <w:i/>
          <w:iCs/>
        </w:rPr>
        <w:t>purrr: Functional Programming Tools</w:t>
      </w:r>
      <w:r>
        <w:t xml:space="preserve">. </w:t>
      </w:r>
      <w:hyperlink r:id="rId53">
        <w:r>
          <w:rPr>
            <w:rStyle w:val="Hyperlink"/>
          </w:rPr>
          <w:t>https://CRAN.R-project.org/package=purrr</w:t>
        </w:r>
      </w:hyperlink>
    </w:p>
    <w:p w14:paraId="76BE232B" w14:textId="77777777" w:rsidR="002F3927" w:rsidRDefault="00525CCF">
      <w:pPr>
        <w:pStyle w:val="Bibliography"/>
      </w:pPr>
      <w:bookmarkStart w:id="201" w:name="ref-readr"/>
      <w:bookmarkEnd w:id="200"/>
      <w:r>
        <w:t xml:space="preserve">Wickham, H., Hester, J., &amp; Bryan, J. (2024). </w:t>
      </w:r>
      <w:r>
        <w:rPr>
          <w:i/>
          <w:iCs/>
        </w:rPr>
        <w:t>readr: Read Rectangular Text Data</w:t>
      </w:r>
      <w:r>
        <w:t xml:space="preserve">. </w:t>
      </w:r>
      <w:hyperlink r:id="rId54">
        <w:r>
          <w:rPr>
            <w:rStyle w:val="Hyperlink"/>
          </w:rPr>
          <w:t>https://CRAN.R-project.org/package=readr</w:t>
        </w:r>
      </w:hyperlink>
    </w:p>
    <w:p w14:paraId="77580EE5" w14:textId="77777777" w:rsidR="002F3927" w:rsidRDefault="00525CCF">
      <w:pPr>
        <w:pStyle w:val="Bibliography"/>
      </w:pPr>
      <w:bookmarkStart w:id="202" w:name="ref-haven"/>
      <w:bookmarkEnd w:id="201"/>
      <w:r>
        <w:t xml:space="preserve">Wickham, H., Miller, E., &amp; Smith, D. (2023). </w:t>
      </w:r>
      <w:r>
        <w:rPr>
          <w:i/>
          <w:iCs/>
        </w:rPr>
        <w:t>haven: Import and Export “SPSS,” “Stata” and “SAS” Files</w:t>
      </w:r>
      <w:r>
        <w:t xml:space="preserve">. </w:t>
      </w:r>
      <w:hyperlink r:id="rId55">
        <w:r>
          <w:rPr>
            <w:rStyle w:val="Hyperlink"/>
          </w:rPr>
          <w:t>https://CRAN.R-project.org/package=haven</w:t>
        </w:r>
      </w:hyperlink>
    </w:p>
    <w:p w14:paraId="08406526" w14:textId="77777777" w:rsidR="002F3927" w:rsidRDefault="00525CCF">
      <w:pPr>
        <w:pStyle w:val="Bibliography"/>
      </w:pPr>
      <w:bookmarkStart w:id="203" w:name="ref-tidyr"/>
      <w:bookmarkEnd w:id="202"/>
      <w:r>
        <w:lastRenderedPageBreak/>
        <w:t xml:space="preserve">Wickham, H., Vaughan, D., &amp; Girlich, M. (2024). </w:t>
      </w:r>
      <w:r>
        <w:rPr>
          <w:i/>
          <w:iCs/>
        </w:rPr>
        <w:t>tidyr: Tidy Messy Data</w:t>
      </w:r>
      <w:r>
        <w:t xml:space="preserve">. </w:t>
      </w:r>
      <w:hyperlink r:id="rId56">
        <w:r>
          <w:rPr>
            <w:rStyle w:val="Hyperlink"/>
          </w:rPr>
          <w:t>https://CRAN.R-project.org/package=tidyr</w:t>
        </w:r>
      </w:hyperlink>
      <w:bookmarkEnd w:id="9"/>
      <w:bookmarkEnd w:id="144"/>
      <w:bookmarkEnd w:id="155"/>
      <w:bookmarkEnd w:id="169"/>
      <w:bookmarkEnd w:id="203"/>
    </w:p>
    <w:sectPr w:rsidR="002F3927">
      <w:headerReference w:type="even" r:id="rId57"/>
      <w:headerReference w:type="default" r:id="rId58"/>
      <w:footerReference w:type="even" r:id="rId59"/>
      <w:footerReference w:type="default" r:id="rId60"/>
      <w:headerReference w:type="first" r:id="rId61"/>
      <w:footerReference w:type="first" r:id="rId6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Teresa Gibson" w:date="2025-01-30T15:24:00Z" w:initials="TG">
    <w:p w14:paraId="34492B4D" w14:textId="77777777" w:rsidR="00525CCF" w:rsidRDefault="00525CCF">
      <w:pPr>
        <w:pStyle w:val="CommentText"/>
      </w:pPr>
      <w:r>
        <w:rPr>
          <w:rStyle w:val="CommentReference"/>
        </w:rPr>
        <w:annotationRef/>
      </w:r>
      <w:r>
        <w:t>Suggest change because come onto not typically used in US</w:t>
      </w:r>
    </w:p>
  </w:comment>
  <w:comment w:id="21" w:author="Teresa Gibson" w:date="2025-01-30T15:25:00Z" w:initials="TG">
    <w:p w14:paraId="760EF446" w14:textId="77777777" w:rsidR="00525CCF" w:rsidRDefault="00525CCF">
      <w:pPr>
        <w:pStyle w:val="CommentText"/>
      </w:pPr>
      <w:r>
        <w:rPr>
          <w:rStyle w:val="CommentReference"/>
        </w:rPr>
        <w:annotationRef/>
      </w:r>
      <w:r>
        <w:t>Suggest change in language b/c I just moved full time to academia a little over 2 years ago</w:t>
      </w:r>
    </w:p>
  </w:comment>
  <w:comment w:id="26" w:author="Teresa Gibson" w:date="2025-01-30T15:26:00Z" w:initials="TG">
    <w:p w14:paraId="36BE1053" w14:textId="77777777" w:rsidR="00525CCF" w:rsidRDefault="00525CCF">
      <w:pPr>
        <w:pStyle w:val="CommentText"/>
      </w:pPr>
      <w:r>
        <w:rPr>
          <w:rStyle w:val="CommentReference"/>
        </w:rPr>
        <w:annotationRef/>
      </w:r>
      <w:r>
        <w:t>Need a space below bulleted list</w:t>
      </w:r>
    </w:p>
  </w:comment>
  <w:comment w:id="61" w:author="Teresa Gibson" w:date="2025-01-30T15:27:00Z" w:initials="TG">
    <w:p w14:paraId="34851366" w14:textId="77777777" w:rsidR="00525CCF" w:rsidRDefault="00525CCF">
      <w:pPr>
        <w:pStyle w:val="CommentText"/>
      </w:pPr>
      <w:r>
        <w:rPr>
          <w:rStyle w:val="CommentReference"/>
        </w:rPr>
        <w:annotationRef/>
      </w:r>
      <w:r>
        <w:t>Need space below bulleted list</w:t>
      </w:r>
    </w:p>
  </w:comment>
  <w:comment w:id="81" w:author="Teresa Gibson" w:date="2025-01-30T15:28:00Z" w:initials="TG">
    <w:p w14:paraId="70460253" w14:textId="77777777" w:rsidR="00525CCF" w:rsidRDefault="00525CCF">
      <w:pPr>
        <w:pStyle w:val="CommentText"/>
      </w:pPr>
      <w:r>
        <w:rPr>
          <w:rStyle w:val="CommentReference"/>
        </w:rPr>
        <w:annotationRef/>
      </w:r>
      <w:r>
        <w:t>Space below bulleted list</w:t>
      </w:r>
    </w:p>
  </w:comment>
  <w:comment w:id="101" w:author="Teresa Gibson" w:date="2025-01-30T16:53:00Z" w:initials="TG">
    <w:p w14:paraId="48D414ED" w14:textId="77777777" w:rsidR="005D7F50" w:rsidRDefault="005D7F50">
      <w:pPr>
        <w:pStyle w:val="CommentText"/>
      </w:pPr>
      <w:r>
        <w:rPr>
          <w:rStyle w:val="CommentReference"/>
        </w:rPr>
        <w:annotationRef/>
      </w:r>
      <w:r>
        <w:t>Space needed below bullets</w:t>
      </w:r>
    </w:p>
  </w:comment>
  <w:comment w:id="107" w:author="Teresa Gibson" w:date="2025-01-30T17:02:00Z" w:initials="TG">
    <w:p w14:paraId="0B339BCC" w14:textId="77777777" w:rsidR="005D7F50" w:rsidRDefault="005D7F50">
      <w:pPr>
        <w:pStyle w:val="CommentText"/>
      </w:pPr>
      <w:r>
        <w:rPr>
          <w:rStyle w:val="CommentReference"/>
        </w:rPr>
        <w:annotationRef/>
      </w:r>
      <w:r>
        <w:t>depression</w:t>
      </w:r>
    </w:p>
  </w:comment>
  <w:comment w:id="108" w:author="Teresa Gibson" w:date="2025-01-30T17:01:00Z" w:initials="TG">
    <w:p w14:paraId="55EC9077" w14:textId="77777777" w:rsidR="005D7F50" w:rsidRDefault="005D7F50">
      <w:pPr>
        <w:pStyle w:val="CommentText"/>
      </w:pPr>
      <w:r>
        <w:rPr>
          <w:rStyle w:val="CommentReference"/>
        </w:rPr>
        <w:annotationRef/>
      </w:r>
      <w:r>
        <w:t>22 is the cutoff for depression – suggest changing to &lt; 22</w:t>
      </w:r>
    </w:p>
    <w:p w14:paraId="6F6EF746" w14:textId="77777777" w:rsidR="00E40690" w:rsidRDefault="00E40690">
      <w:pPr>
        <w:pStyle w:val="CommentText"/>
      </w:pPr>
      <w:r>
        <w:t xml:space="preserve">This is outside my field so please see if this change makes sense. </w:t>
      </w:r>
    </w:p>
  </w:comment>
  <w:comment w:id="109" w:author="Teresa Gibson" w:date="2025-01-30T17:02:00Z" w:initials="TG">
    <w:p w14:paraId="0F1134AA" w14:textId="77777777" w:rsidR="005D7F50" w:rsidRDefault="005D7F50">
      <w:pPr>
        <w:pStyle w:val="CommentText"/>
      </w:pPr>
      <w:r>
        <w:rPr>
          <w:rStyle w:val="CommentReference"/>
        </w:rPr>
        <w:annotationRef/>
      </w:r>
      <w:r>
        <w:t xml:space="preserve">&lt; 22 is cutoff </w:t>
      </w:r>
      <w:r w:rsidR="00E40690">
        <w:t xml:space="preserve">score </w:t>
      </w:r>
      <w:r>
        <w:t>for depression</w:t>
      </w:r>
    </w:p>
  </w:comment>
  <w:comment w:id="111" w:author="Teresa Gibson" w:date="2025-01-30T17:03:00Z" w:initials="TG">
    <w:p w14:paraId="221E1788" w14:textId="77777777" w:rsidR="00E40690" w:rsidRDefault="00E40690">
      <w:pPr>
        <w:pStyle w:val="CommentText"/>
      </w:pPr>
      <w:r>
        <w:rPr>
          <w:rStyle w:val="CommentReference"/>
        </w:rPr>
        <w:annotationRef/>
      </w:r>
      <w:r>
        <w:t>Need space below bullets</w:t>
      </w:r>
    </w:p>
  </w:comment>
  <w:comment w:id="117" w:author="Teresa Gibson" w:date="2025-01-30T17:11:00Z" w:initials="TG">
    <w:p w14:paraId="7779719A" w14:textId="77777777" w:rsidR="00E40690" w:rsidRDefault="00E40690">
      <w:pPr>
        <w:pStyle w:val="CommentText"/>
      </w:pPr>
      <w:r>
        <w:rPr>
          <w:rStyle w:val="CommentReference"/>
        </w:rPr>
        <w:annotationRef/>
      </w:r>
      <w:r>
        <w:t>See proposed change</w:t>
      </w:r>
    </w:p>
  </w:comment>
  <w:comment w:id="120" w:author="Teresa Gibson" w:date="2025-01-30T17:16:00Z" w:initials="TG">
    <w:p w14:paraId="09081FCD" w14:textId="77777777" w:rsidR="00774397" w:rsidRDefault="00774397">
      <w:pPr>
        <w:pStyle w:val="CommentText"/>
      </w:pPr>
      <w:r>
        <w:rPr>
          <w:rStyle w:val="CommentReference"/>
        </w:rPr>
        <w:annotationRef/>
      </w:r>
      <w:r>
        <w:t>Add minus sign -0.023</w:t>
      </w:r>
    </w:p>
  </w:comment>
  <w:comment w:id="123" w:author="Teresa Gibson" w:date="2025-01-30T17:18:00Z" w:initials="TG">
    <w:p w14:paraId="17B8C2E2" w14:textId="77777777" w:rsidR="00774397" w:rsidRDefault="00774397">
      <w:pPr>
        <w:pStyle w:val="CommentText"/>
      </w:pPr>
      <w:r>
        <w:rPr>
          <w:rStyle w:val="CommentReference"/>
        </w:rPr>
        <w:annotationRef/>
      </w:r>
      <w:r>
        <w:t>Yes. Agree.</w:t>
      </w:r>
    </w:p>
  </w:comment>
  <w:comment w:id="124" w:author="Teresa Gibson" w:date="2025-01-30T17:18:00Z" w:initials="TG">
    <w:p w14:paraId="26190F8D" w14:textId="77777777" w:rsidR="00774397" w:rsidRDefault="00774397">
      <w:pPr>
        <w:pStyle w:val="CommentText"/>
      </w:pPr>
      <w:r>
        <w:rPr>
          <w:rStyle w:val="CommentReference"/>
        </w:rPr>
        <w:annotationRef/>
      </w:r>
      <w:r>
        <w:t>Agree delete</w:t>
      </w:r>
    </w:p>
  </w:comment>
  <w:comment w:id="125" w:author="Teresa Gibson" w:date="2025-01-30T17:24:00Z" w:initials="TG">
    <w:p w14:paraId="2A765796" w14:textId="77777777" w:rsidR="00774397" w:rsidRDefault="00774397">
      <w:pPr>
        <w:pStyle w:val="CommentText"/>
      </w:pPr>
      <w:r>
        <w:rPr>
          <w:rStyle w:val="CommentReference"/>
        </w:rPr>
        <w:annotationRef/>
      </w:r>
      <w:r>
        <w:t xml:space="preserve">Adjusted or adjusting? </w:t>
      </w:r>
    </w:p>
  </w:comment>
  <w:comment w:id="128" w:author="Teresa Gibson" w:date="2025-01-30T17:25:00Z" w:initials="TG">
    <w:p w14:paraId="190AD449" w14:textId="77777777" w:rsidR="00B71661" w:rsidRDefault="00B71661">
      <w:pPr>
        <w:pStyle w:val="CommentText"/>
      </w:pPr>
      <w:r>
        <w:rPr>
          <w:rStyle w:val="CommentReference"/>
        </w:rPr>
        <w:annotationRef/>
      </w:r>
    </w:p>
  </w:comment>
  <w:comment w:id="131" w:author="Teresa Gibson" w:date="2025-01-30T17:38:00Z" w:initials="TG">
    <w:p w14:paraId="2F3DB5F4" w14:textId="6D7A1FB7" w:rsidR="00E960B1" w:rsidRDefault="00E960B1">
      <w:pPr>
        <w:pStyle w:val="CommentText"/>
      </w:pPr>
      <w:r>
        <w:rPr>
          <w:rStyle w:val="CommentReference"/>
        </w:rPr>
        <w:annotationRef/>
      </w:r>
    </w:p>
  </w:comment>
  <w:comment w:id="134" w:author="Teresa Gibson" w:date="2025-01-30T17:26:00Z" w:initials="TG">
    <w:p w14:paraId="4F7EB03D" w14:textId="77777777" w:rsidR="00B71661" w:rsidRDefault="00B71661">
      <w:pPr>
        <w:pStyle w:val="CommentText"/>
      </w:pPr>
      <w:r>
        <w:rPr>
          <w:rStyle w:val="CommentReference"/>
        </w:rPr>
        <w:annotationRef/>
      </w:r>
      <w:r>
        <w:t>Agree delete</w:t>
      </w:r>
    </w:p>
  </w:comment>
  <w:comment w:id="143" w:author="Teresa Gibson" w:date="2025-01-30T17:34:00Z" w:initials="TG">
    <w:p w14:paraId="4A3BE515" w14:textId="77777777" w:rsidR="00B71661" w:rsidRDefault="00B71661">
      <w:pPr>
        <w:pStyle w:val="CommentText"/>
      </w:pPr>
      <w:r>
        <w:rPr>
          <w:rStyle w:val="CommentReference"/>
        </w:rPr>
        <w:annotationRef/>
      </w:r>
      <w:r>
        <w:t>Agree delete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4492B4D" w15:done="0"/>
  <w15:commentEx w15:paraId="760EF446" w15:done="0"/>
  <w15:commentEx w15:paraId="36BE1053" w15:done="0"/>
  <w15:commentEx w15:paraId="34851366" w15:done="0"/>
  <w15:commentEx w15:paraId="70460253" w15:done="0"/>
  <w15:commentEx w15:paraId="48D414ED" w15:done="0"/>
  <w15:commentEx w15:paraId="0B339BCC" w15:done="0"/>
  <w15:commentEx w15:paraId="6F6EF746" w15:done="0"/>
  <w15:commentEx w15:paraId="0F1134AA" w15:done="0"/>
  <w15:commentEx w15:paraId="221E1788" w15:done="0"/>
  <w15:commentEx w15:paraId="7779719A" w15:done="0"/>
  <w15:commentEx w15:paraId="09081FCD" w15:done="0"/>
  <w15:commentEx w15:paraId="17B8C2E2" w15:done="0"/>
  <w15:commentEx w15:paraId="26190F8D" w15:done="0"/>
  <w15:commentEx w15:paraId="2A765796" w15:done="0"/>
  <w15:commentEx w15:paraId="190AD449" w15:done="0"/>
  <w15:commentEx w15:paraId="2F3DB5F4" w15:done="0"/>
  <w15:commentEx w15:paraId="4F7EB03D" w15:done="0"/>
  <w15:commentEx w15:paraId="4A3BE51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137CDC" w14:textId="77777777" w:rsidR="00DC776C" w:rsidRDefault="00DC776C">
      <w:pPr>
        <w:spacing w:line="240" w:lineRule="auto"/>
      </w:pPr>
      <w:r>
        <w:separator/>
      </w:r>
    </w:p>
  </w:endnote>
  <w:endnote w:type="continuationSeparator" w:id="0">
    <w:p w14:paraId="1D094F60" w14:textId="77777777" w:rsidR="00DC776C" w:rsidRDefault="00DC77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48F89" w14:textId="77777777" w:rsidR="00525CCF" w:rsidRDefault="00525C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48BD0" w14:textId="77777777" w:rsidR="00525CCF" w:rsidRDefault="00525C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C7708" w14:textId="77777777" w:rsidR="00525CCF" w:rsidRDefault="00525C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9BB6C2" w14:textId="77777777" w:rsidR="00DC776C" w:rsidRDefault="00DC776C">
      <w:pPr>
        <w:spacing w:line="240" w:lineRule="auto"/>
      </w:pPr>
      <w:r>
        <w:separator/>
      </w:r>
    </w:p>
  </w:footnote>
  <w:footnote w:type="continuationSeparator" w:id="0">
    <w:p w14:paraId="404C137A" w14:textId="77777777" w:rsidR="00DC776C" w:rsidRDefault="00DC77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71133" w14:textId="77777777" w:rsidR="00525CCF" w:rsidRDefault="00525C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705D8" w14:textId="083474CD" w:rsidR="00525CCF" w:rsidRPr="000D23CF" w:rsidRDefault="00525CCF" w:rsidP="000D23CF">
    <w:pPr>
      <w:tabs>
        <w:tab w:val="right" w:pos="9360"/>
      </w:tabs>
    </w:pPr>
    <w:sdt>
      <w:sdtPr>
        <w:alias w:val="Comments"/>
        <w:tag w:val=""/>
        <w:id w:val="411821190"/>
        <w:dataBinding w:prefixMappings="xmlns:ns0='http://purl.org/dc/elements/1.1/' xmlns:ns1='http://schemas.openxmlformats.org/package/2006/metadata/core-properties' " w:xpath="/ns1:coreProperties[1]/ns0:description[1]" w:storeItemID="{6C3C8BC8-F283-45AE-878A-BAB7291924A1}"/>
        <w:text w:multiLine="1"/>
      </w:sdtPr>
      <w:sdtContent>
        <w:r>
          <w:t>R</w:t>
        </w:r>
      </w:sdtContent>
    </w:sdt>
    <w:r>
      <w:tab/>
    </w:r>
    <w:r>
      <w:fldChar w:fldCharType="begin"/>
    </w:r>
    <w:r>
      <w:instrText xml:space="preserve"> PAGE   \* MERGEFORMAT </w:instrText>
    </w:r>
    <w:r>
      <w:fldChar w:fldCharType="separate"/>
    </w:r>
    <w:r w:rsidR="00696F03">
      <w:rPr>
        <w:noProof/>
      </w:rPr>
      <w:t>32</w:t>
    </w:r>
    <w:r>
      <w:rPr>
        <w:noProof/>
      </w:rPr>
      <w:fldChar w:fldCharType="end"/>
    </w:r>
  </w:p>
  <w:p w14:paraId="5C47F9CC" w14:textId="77777777" w:rsidR="00525CCF" w:rsidRDefault="00525C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FC0FC" w14:textId="77777777" w:rsidR="00525CCF" w:rsidRDefault="00525C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3BC211B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000A991"/>
    <w:multiLevelType w:val="multilevel"/>
    <w:tmpl w:val="B386D40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2" w15:restartNumberingAfterBreak="0">
    <w:nsid w:val="00A99411"/>
    <w:multiLevelType w:val="multilevel"/>
    <w:tmpl w:val="20E67F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0"/>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num>
  <w:num w:numId="31">
    <w:abstractNumId w:val="11"/>
  </w:num>
  <w:num w:numId="3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eresa Gibson">
    <w15:presenceInfo w15:providerId="AD" w15:userId="S-1-5-21-1060284298-1450960922-725345543-24654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trackRevision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2F3927"/>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25CCF"/>
    <w:rsid w:val="005528BA"/>
    <w:rsid w:val="005566BA"/>
    <w:rsid w:val="00565B1E"/>
    <w:rsid w:val="005665F3"/>
    <w:rsid w:val="00586C23"/>
    <w:rsid w:val="005D7F50"/>
    <w:rsid w:val="00602337"/>
    <w:rsid w:val="006122FA"/>
    <w:rsid w:val="00633291"/>
    <w:rsid w:val="00661B64"/>
    <w:rsid w:val="00696F03"/>
    <w:rsid w:val="006A7CEE"/>
    <w:rsid w:val="006D3C7F"/>
    <w:rsid w:val="00717963"/>
    <w:rsid w:val="00772034"/>
    <w:rsid w:val="00774397"/>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71661"/>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C776C"/>
    <w:rsid w:val="00DE772F"/>
    <w:rsid w:val="00E401D3"/>
    <w:rsid w:val="00E401FC"/>
    <w:rsid w:val="00E40690"/>
    <w:rsid w:val="00E528E7"/>
    <w:rsid w:val="00E71E11"/>
    <w:rsid w:val="00E868AE"/>
    <w:rsid w:val="00E90878"/>
    <w:rsid w:val="00E960B1"/>
    <w:rsid w:val="00EA4191"/>
    <w:rsid w:val="00EA785F"/>
    <w:rsid w:val="00F13DD4"/>
    <w:rsid w:val="00F3598F"/>
    <w:rsid w:val="00F57810"/>
    <w:rsid w:val="00F774FD"/>
    <w:rsid w:val="00F87745"/>
    <w:rsid w:val="00F92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0C652C"/>
  <w15:docId w15:val="{A4CE7C9A-4C6F-43E3-88A2-29F3C0225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60B"/>
    <w:pPr>
      <w:spacing w:after="0" w:line="480" w:lineRule="auto"/>
    </w:pPr>
  </w:style>
  <w:style w:type="paragraph" w:styleId="Heading1">
    <w:name w:val="heading 1"/>
    <w:basedOn w:val="Normal"/>
    <w:next w:val="BodyText"/>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5528BA"/>
    <w:pPr>
      <w:ind w:firstLine="72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3D73FF"/>
  </w:style>
  <w:style w:type="character" w:customStyle="1" w:styleId="AbstractChar">
    <w:name w:val="Abstract Char"/>
    <w:basedOn w:val="DefaultParagraphFont"/>
    <w:link w:val="Abstract"/>
    <w:rsid w:val="005528BA"/>
    <w:rPr>
      <w:szCs w:val="20"/>
    </w:rPr>
  </w:style>
  <w:style w:type="character" w:customStyle="1" w:styleId="AbstractFirstParagraphChar">
    <w:name w:val="AbstractFirstParagraph Char"/>
    <w:basedOn w:val="AbstractChar"/>
    <w:link w:val="AbstractFirstParagraph"/>
    <w:rsid w:val="003D73FF"/>
    <w:rPr>
      <w:szCs w:val="20"/>
    </w:rPr>
  </w:style>
  <w:style w:type="paragraph" w:styleId="BalloonText">
    <w:name w:val="Balloon Text"/>
    <w:basedOn w:val="Normal"/>
    <w:link w:val="BalloonTextChar"/>
    <w:semiHidden/>
    <w:unhideWhenUsed/>
    <w:rsid w:val="00525CC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525CCF"/>
    <w:rPr>
      <w:rFonts w:ascii="Segoe UI" w:hAnsi="Segoe UI" w:cs="Segoe UI"/>
      <w:sz w:val="18"/>
      <w:szCs w:val="18"/>
    </w:rPr>
  </w:style>
  <w:style w:type="character" w:styleId="CommentReference">
    <w:name w:val="annotation reference"/>
    <w:basedOn w:val="DefaultParagraphFont"/>
    <w:semiHidden/>
    <w:unhideWhenUsed/>
    <w:rsid w:val="00525CCF"/>
    <w:rPr>
      <w:sz w:val="16"/>
      <w:szCs w:val="16"/>
    </w:rPr>
  </w:style>
  <w:style w:type="paragraph" w:styleId="CommentText">
    <w:name w:val="annotation text"/>
    <w:basedOn w:val="Normal"/>
    <w:link w:val="CommentTextChar"/>
    <w:semiHidden/>
    <w:unhideWhenUsed/>
    <w:rsid w:val="00525CCF"/>
    <w:pPr>
      <w:spacing w:line="240" w:lineRule="auto"/>
    </w:pPr>
    <w:rPr>
      <w:sz w:val="20"/>
      <w:szCs w:val="20"/>
    </w:rPr>
  </w:style>
  <w:style w:type="character" w:customStyle="1" w:styleId="CommentTextChar">
    <w:name w:val="Comment Text Char"/>
    <w:basedOn w:val="DefaultParagraphFont"/>
    <w:link w:val="CommentText"/>
    <w:semiHidden/>
    <w:rsid w:val="00525CCF"/>
    <w:rPr>
      <w:sz w:val="20"/>
      <w:szCs w:val="20"/>
    </w:rPr>
  </w:style>
  <w:style w:type="paragraph" w:styleId="CommentSubject">
    <w:name w:val="annotation subject"/>
    <w:basedOn w:val="CommentText"/>
    <w:next w:val="CommentText"/>
    <w:link w:val="CommentSubjectChar"/>
    <w:semiHidden/>
    <w:unhideWhenUsed/>
    <w:rsid w:val="00525CCF"/>
    <w:rPr>
      <w:b/>
      <w:bCs/>
    </w:rPr>
  </w:style>
  <w:style w:type="character" w:customStyle="1" w:styleId="CommentSubjectChar">
    <w:name w:val="Comment Subject Char"/>
    <w:basedOn w:val="CommentTextChar"/>
    <w:link w:val="CommentSubject"/>
    <w:semiHidden/>
    <w:rsid w:val="00525CC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osit.co/download/rstudio-desktop/" TargetMode="External"/><Relationship Id="rId39" Type="http://schemas.openxmlformats.org/officeDocument/2006/relationships/hyperlink" Target="https://doi.org/10.1038/s41562-016-0021" TargetMode="External"/><Relationship Id="rId3" Type="http://schemas.openxmlformats.org/officeDocument/2006/relationships/settings" Target="settings.xml"/><Relationship Id="rId21" Type="http://schemas.openxmlformats.org/officeDocument/2006/relationships/image" Target="media/rId21.svg"/><Relationship Id="rId34" Type="http://schemas.openxmlformats.org/officeDocument/2006/relationships/hyperlink" Target="https://doi.org/10.21105/joss.02445" TargetMode="External"/><Relationship Id="rId42" Type="http://schemas.openxmlformats.org/officeDocument/2006/relationships/hyperlink" Target="https://doi.org/10.18637/jss.v048.i02" TargetMode="External"/><Relationship Id="rId47" Type="http://schemas.openxmlformats.org/officeDocument/2006/relationships/hyperlink" Target="https://ggplot2.tidyverse.org" TargetMode="External"/><Relationship Id="rId50" Type="http://schemas.openxmlformats.org/officeDocument/2006/relationships/hyperlink" Target="https://doi.org/10.21105/joss.01686" TargetMode="External"/><Relationship Id="rId55" Type="http://schemas.openxmlformats.org/officeDocument/2006/relationships/hyperlink" Target="https://CRAN.R-project.org/package=haven" TargetMode="External"/><Relationship Id="rId63" Type="http://schemas.openxmlformats.org/officeDocument/2006/relationships/fontTable" Target="fontTable.xml"/><Relationship Id="rId25" Type="http://schemas.openxmlformats.org/officeDocument/2006/relationships/hyperlink" Target="https://youtube.com/playlist?list=PLEzw67WWDg80-fT1hq2IZf7D62tRmKy8f&amp;si=HHmxuWt-J5Qu-VqO" TargetMode="External"/><Relationship Id="rId33" Type="http://schemas.openxmlformats.org/officeDocument/2006/relationships/hyperlink" Target="https://www.jstatsoft.org/v40/i03/" TargetMode="External"/><Relationship Id="rId38" Type="http://schemas.openxmlformats.org/officeDocument/2006/relationships/hyperlink" Target="https://CRAN.R-project.org/package=tibble" TargetMode="External"/><Relationship Id="rId46" Type="http://schemas.openxmlformats.org/officeDocument/2006/relationships/hyperlink" Target="https://doi.org/10.1055/s-0033-1343176" TargetMode="External"/><Relationship Id="rId59"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2.png"/><Relationship Id="rId41" Type="http://schemas.openxmlformats.org/officeDocument/2006/relationships/hyperlink" Target="https://www.rexeranalytics.com/data-science-survey" TargetMode="External"/><Relationship Id="rId54" Type="http://schemas.openxmlformats.org/officeDocument/2006/relationships/hyperlink" Target="https://CRAN.R-project.org/package=readr" TargetMode="External"/><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hyperlink" Target="https://doi.org/10.1371/journal.pone.0211618.s002" TargetMode="External"/><Relationship Id="rId32" Type="http://schemas.openxmlformats.org/officeDocument/2006/relationships/hyperlink" Target="https://CRAN.R-project.org/package=googledrive" TargetMode="External"/><Relationship Id="rId37" Type="http://schemas.openxmlformats.org/officeDocument/2006/relationships/hyperlink" Target="https://CRAN.R-project.org/package=here" TargetMode="External"/><Relationship Id="rId40" Type="http://schemas.openxmlformats.org/officeDocument/2006/relationships/hyperlink" Target="https://doi.org/10.1371/journal.pone.0211618" TargetMode="External"/><Relationship Id="rId45" Type="http://schemas.openxmlformats.org/officeDocument/2006/relationships/hyperlink" Target="https://doi.org/10.1098/rsos.221550" TargetMode="External"/><Relationship Id="rId53" Type="http://schemas.openxmlformats.org/officeDocument/2006/relationships/hyperlink" Target="https://CRAN.R-project.org/package=purrr" TargetMode="External"/><Relationship Id="rId58" Type="http://schemas.openxmlformats.org/officeDocument/2006/relationships/header" Target="header2.xml"/><Relationship Id="rId5" Type="http://schemas.openxmlformats.org/officeDocument/2006/relationships/footnotes" Target="footnotes.xml"/><Relationship Id="rId23" Type="http://schemas.microsoft.com/office/2011/relationships/commentsExtended" Target="commentsExtended.xml"/><Relationship Id="rId28" Type="http://schemas.openxmlformats.org/officeDocument/2006/relationships/image" Target="media/image1.png"/><Relationship Id="rId36" Type="http://schemas.openxmlformats.org/officeDocument/2006/relationships/hyperlink" Target="https://CRAN.R-project.org/package=correlation" TargetMode="External"/><Relationship Id="rId49" Type="http://schemas.openxmlformats.org/officeDocument/2006/relationships/hyperlink" Target="https://CRAN.R-project.org/package=stringr" TargetMode="External"/><Relationship Id="rId57" Type="http://schemas.openxmlformats.org/officeDocument/2006/relationships/header" Target="header1.xml"/><Relationship Id="rId61" Type="http://schemas.openxmlformats.org/officeDocument/2006/relationships/header" Target="header3.xml"/><Relationship Id="rId31" Type="http://schemas.openxmlformats.org/officeDocument/2006/relationships/hyperlink" Target="https://CRAN.R-project.org/package=googlesheets4" TargetMode="External"/><Relationship Id="rId44" Type="http://schemas.openxmlformats.org/officeDocument/2006/relationships/hyperlink" Target="https://doi.org/10.1373/jalm.2018.028373" TargetMode="External"/><Relationship Id="rId52" Type="http://schemas.openxmlformats.org/officeDocument/2006/relationships/hyperlink" Target="https://CRAN.R-project.org/package=dplyr" TargetMode="External"/><Relationship Id="rId60" Type="http://schemas.openxmlformats.org/officeDocument/2006/relationships/footer" Target="footer2.xml"/><Relationship Id="rId65" Type="http://schemas.openxmlformats.org/officeDocument/2006/relationships/theme" Target="theme/theme1.xml"/><Relationship Id="rId4" Type="http://schemas.openxmlformats.org/officeDocument/2006/relationships/webSettings" Target="webSettings.xml"/><Relationship Id="rId22" Type="http://schemas.openxmlformats.org/officeDocument/2006/relationships/comments" Target="comments.xml"/><Relationship Id="rId27" Type="http://schemas.openxmlformats.org/officeDocument/2006/relationships/hyperlink" Target="https://cran.rstudio.com/" TargetMode="External"/><Relationship Id="rId30" Type="http://schemas.openxmlformats.org/officeDocument/2006/relationships/image" Target="media/image3.png"/><Relationship Id="rId35" Type="http://schemas.openxmlformats.org/officeDocument/2006/relationships/hyperlink" Target="https://doi.org/10.21105/joss.03139" TargetMode="External"/><Relationship Id="rId43" Type="http://schemas.openxmlformats.org/officeDocument/2006/relationships/hyperlink" Target="http://www.rstudio.com/." TargetMode="External"/><Relationship Id="rId48" Type="http://schemas.openxmlformats.org/officeDocument/2006/relationships/hyperlink" Target="https://CRAN.R-project.org/package=forcats" TargetMode="External"/><Relationship Id="rId56" Type="http://schemas.openxmlformats.org/officeDocument/2006/relationships/hyperlink" Target="https://CRAN.R-project.org/package=tidyr" TargetMode="External"/><Relationship Id="rId64" Type="http://schemas.microsoft.com/office/2011/relationships/people" Target="people.xml"/><Relationship Id="rId51" Type="http://schemas.openxmlformats.org/officeDocument/2006/relationships/hyperlink" Target="https://CRAN.R-project.org/package=readx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42</Pages>
  <Words>8925</Words>
  <Characters>50876</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Teresa Gibson</dc:creator>
  <cp:keywords>R, keyword2</cp:keywords>
  <dc:description>R</dc:description>
  <cp:lastModifiedBy>Teresa Gibson</cp:lastModifiedBy>
  <cp:revision>2</cp:revision>
  <cp:lastPrinted>2025-01-30T18:07:00Z</cp:lastPrinted>
  <dcterms:created xsi:type="dcterms:W3CDTF">2025-01-30T22:41:00Z</dcterms:created>
  <dcterms:modified xsi:type="dcterms:W3CDTF">2025-01-30T22:41:00Z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This chapter gives a brief overview of R, an open source software environment for statistical computing. We begin by explaining the benfits of using R alongside the RStudio IDE and a document production application called quarto. We provide recommendation</vt:lpwstr>
  </property>
  <property fmtid="{D5CDD505-2E9C-101B-9397-08002B2CF9AE}" pid="5" name="apaauthor">
    <vt:lpwstr/>
  </property>
  <property fmtid="{D5CDD505-2E9C-101B-9397-08002B2CF9AE}" pid="6" name="apatitle">
    <vt:lpwstr>R</vt:lpwstr>
  </property>
  <property fmtid="{D5CDD505-2E9C-101B-9397-08002B2CF9AE}" pid="7" name="apatitledisplay">
    <vt:lpwstr>R</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execute">
    <vt:lpwstr/>
  </property>
  <property fmtid="{D5CDD505-2E9C-101B-9397-08002B2CF9AE}" pid="17" name="fig-cap-location">
    <vt:lpwstr>top</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link-citations">
    <vt:lpwstr>True</vt:lpwstr>
  </property>
  <property fmtid="{D5CDD505-2E9C-101B-9397-08002B2CF9AE}" pid="25" name="no-ampersand-parenthetical">
    <vt:lpwstr>False</vt:lpwstr>
  </property>
  <property fmtid="{D5CDD505-2E9C-101B-9397-08002B2CF9AE}" pid="26" name="oneaffiliation">
    <vt:lpwstr>False</vt:lpwstr>
  </property>
  <property fmtid="{D5CDD505-2E9C-101B-9397-08002B2CF9AE}" pid="27" name="oneauthor">
    <vt:lpwstr>False</vt:lpwstr>
  </property>
  <property fmtid="{D5CDD505-2E9C-101B-9397-08002B2CF9AE}" pid="28" name="references">
    <vt:lpwstr/>
  </property>
  <property fmtid="{D5CDD505-2E9C-101B-9397-08002B2CF9AE}" pid="29" name="revealjs-plugins">
    <vt:lpwstr/>
  </property>
  <property fmtid="{D5CDD505-2E9C-101B-9397-08002B2CF9AE}" pid="30" name="shorttitle">
    <vt:lpwstr>R</vt:lpwstr>
  </property>
  <property fmtid="{D5CDD505-2E9C-101B-9397-08002B2CF9AE}" pid="31" name="suppress-abstract">
    <vt:lpwstr>False</vt:lpwstr>
  </property>
  <property fmtid="{D5CDD505-2E9C-101B-9397-08002B2CF9AE}" pid="32" name="suppress-affiliation">
    <vt:lpwstr>False</vt:lpwstr>
  </property>
  <property fmtid="{D5CDD505-2E9C-101B-9397-08002B2CF9AE}" pid="33" name="suppress-author">
    <vt:lpwstr>False</vt:lpwstr>
  </property>
  <property fmtid="{D5CDD505-2E9C-101B-9397-08002B2CF9AE}" pid="34" name="suppress-author-note">
    <vt:lpwstr>False</vt:lpwstr>
  </property>
  <property fmtid="{D5CDD505-2E9C-101B-9397-08002B2CF9AE}" pid="35" name="suppress-corresponding-address">
    <vt:lpwstr>False</vt:lpwstr>
  </property>
  <property fmtid="{D5CDD505-2E9C-101B-9397-08002B2CF9AE}" pid="36" name="suppress-corresponding-affiliation-name">
    <vt:lpwstr>False</vt:lpwstr>
  </property>
  <property fmtid="{D5CDD505-2E9C-101B-9397-08002B2CF9AE}" pid="37" name="suppress-corresponding-city">
    <vt:lpwstr>False</vt:lpwstr>
  </property>
  <property fmtid="{D5CDD505-2E9C-101B-9397-08002B2CF9AE}" pid="38" name="suppress-corresponding-department">
    <vt:lpwstr>False</vt:lpwstr>
  </property>
  <property fmtid="{D5CDD505-2E9C-101B-9397-08002B2CF9AE}" pid="39" name="suppress-corresponding-email">
    <vt:lpwstr>False</vt:lpwstr>
  </property>
  <property fmtid="{D5CDD505-2E9C-101B-9397-08002B2CF9AE}" pid="40" name="suppress-corresponding-group">
    <vt:lpwstr>False</vt:lpwstr>
  </property>
  <property fmtid="{D5CDD505-2E9C-101B-9397-08002B2CF9AE}" pid="41" name="suppress-corresponding-paragraph">
    <vt:lpwstr>False</vt:lpwstr>
  </property>
  <property fmtid="{D5CDD505-2E9C-101B-9397-08002B2CF9AE}" pid="42" name="suppress-corresponding-postal-code">
    <vt:lpwstr>False</vt:lpwstr>
  </property>
  <property fmtid="{D5CDD505-2E9C-101B-9397-08002B2CF9AE}" pid="43" name="suppress-corresponding-region">
    <vt:lpwstr>False</vt:lpwstr>
  </property>
  <property fmtid="{D5CDD505-2E9C-101B-9397-08002B2CF9AE}" pid="44" name="suppress-credit-statement">
    <vt:lpwstr>False</vt:lpwstr>
  </property>
  <property fmtid="{D5CDD505-2E9C-101B-9397-08002B2CF9AE}" pid="45" name="suppress-disclosures-paragraph">
    <vt:lpwstr>False</vt:lpwstr>
  </property>
  <property fmtid="{D5CDD505-2E9C-101B-9397-08002B2CF9AE}" pid="46" name="suppress-keywords">
    <vt:lpwstr>False</vt:lpwstr>
  </property>
  <property fmtid="{D5CDD505-2E9C-101B-9397-08002B2CF9AE}" pid="47" name="suppress-orcid">
    <vt:lpwstr>False</vt:lpwstr>
  </property>
  <property fmtid="{D5CDD505-2E9C-101B-9397-08002B2CF9AE}" pid="48" name="suppress-short-title">
    <vt:lpwstr>False</vt:lpwstr>
  </property>
  <property fmtid="{D5CDD505-2E9C-101B-9397-08002B2CF9AE}" pid="49" name="suppress-status-change-paragraph">
    <vt:lpwstr>False</vt:lpwstr>
  </property>
  <property fmtid="{D5CDD505-2E9C-101B-9397-08002B2CF9AE}" pid="50" name="suppress-title">
    <vt:lpwstr>False</vt:lpwstr>
  </property>
  <property fmtid="{D5CDD505-2E9C-101B-9397-08002B2CF9AE}" pid="51" name="suppress-title-introduction">
    <vt:lpwstr>False</vt:lpwstr>
  </property>
  <property fmtid="{D5CDD505-2E9C-101B-9397-08002B2CF9AE}" pid="52" name="suppress-title-page">
    <vt:lpwstr>False</vt:lpwstr>
  </property>
  <property fmtid="{D5CDD505-2E9C-101B-9397-08002B2CF9AE}" pid="53" name="suppress-title-page-number">
    <vt:lpwstr>False</vt:lpwstr>
  </property>
  <property fmtid="{D5CDD505-2E9C-101B-9397-08002B2CF9AE}" pid="54" name="tbl-cap-location">
    <vt:lpwstr>top</vt:lpwstr>
  </property>
  <property fmtid="{D5CDD505-2E9C-101B-9397-08002B2CF9AE}" pid="55" name="toc-title">
    <vt:lpwstr>Table of contents</vt:lpwstr>
  </property>
  <property fmtid="{D5CDD505-2E9C-101B-9397-08002B2CF9AE}" pid="56" name="zerocitations">
    <vt:lpwstr>False</vt:lpwstr>
  </property>
</Properties>
</file>